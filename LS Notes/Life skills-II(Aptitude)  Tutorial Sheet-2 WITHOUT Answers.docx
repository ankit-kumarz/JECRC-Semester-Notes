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1F0B" w:rsidRPr="004E6089" w:rsidRDefault="009C1F0B" w:rsidP="009C1F0B">
      <w:pPr>
        <w:spacing w:after="0"/>
        <w:jc w:val="center"/>
        <w:rPr>
          <w:rFonts w:ascii="Times New Roman" w:hAnsi="Times New Roman" w:cs="Times New Roman"/>
          <w:b/>
          <w:color w:val="000000" w:themeColor="text1"/>
          <w:sz w:val="28"/>
          <w:szCs w:val="28"/>
        </w:rPr>
      </w:pPr>
      <w:r w:rsidRPr="004E6089">
        <w:rPr>
          <w:rFonts w:ascii="Times New Roman" w:hAnsi="Times New Roman" w:cs="Times New Roman"/>
          <w:b/>
          <w:color w:val="000000" w:themeColor="text1"/>
          <w:sz w:val="28"/>
          <w:szCs w:val="28"/>
        </w:rPr>
        <w:t>JECRC UNIVERSITY</w:t>
      </w:r>
    </w:p>
    <w:p w:rsidR="009C1F0B" w:rsidRPr="004E6089" w:rsidRDefault="009C1F0B" w:rsidP="009C1F0B">
      <w:pPr>
        <w:spacing w:after="0"/>
        <w:contextualSpacing/>
        <w:jc w:val="center"/>
        <w:rPr>
          <w:rFonts w:ascii="Times New Roman" w:eastAsia="Calibri" w:hAnsi="Times New Roman" w:cs="Times New Roman"/>
          <w:b/>
          <w:color w:val="000000" w:themeColor="text1"/>
          <w:sz w:val="28"/>
          <w:szCs w:val="28"/>
        </w:rPr>
      </w:pPr>
      <w:r w:rsidRPr="004E6089">
        <w:rPr>
          <w:rFonts w:ascii="Times New Roman" w:hAnsi="Times New Roman" w:cs="Times New Roman"/>
          <w:b/>
          <w:color w:val="000000" w:themeColor="text1"/>
          <w:sz w:val="28"/>
          <w:szCs w:val="28"/>
        </w:rPr>
        <w:t xml:space="preserve">B. Tech-III </w:t>
      </w:r>
      <w:proofErr w:type="spellStart"/>
      <w:proofErr w:type="gramStart"/>
      <w:r w:rsidRPr="004E6089">
        <w:rPr>
          <w:rFonts w:ascii="Times New Roman" w:hAnsi="Times New Roman" w:cs="Times New Roman"/>
          <w:b/>
          <w:color w:val="000000" w:themeColor="text1"/>
          <w:sz w:val="28"/>
          <w:szCs w:val="28"/>
        </w:rPr>
        <w:t>Sem</w:t>
      </w:r>
      <w:proofErr w:type="spellEnd"/>
      <w:proofErr w:type="gramEnd"/>
      <w:r w:rsidRPr="004E6089">
        <w:rPr>
          <w:rFonts w:ascii="Times New Roman" w:eastAsia="Calibri" w:hAnsi="Times New Roman" w:cs="Times New Roman"/>
          <w:b/>
          <w:color w:val="000000" w:themeColor="text1"/>
          <w:sz w:val="28"/>
          <w:szCs w:val="28"/>
        </w:rPr>
        <w:t xml:space="preserve"> -2023-24</w:t>
      </w:r>
    </w:p>
    <w:p w:rsidR="009C1F0B" w:rsidRPr="004E6089" w:rsidRDefault="009C1F0B" w:rsidP="009C1F0B">
      <w:pPr>
        <w:spacing w:after="0"/>
        <w:contextualSpacing/>
        <w:jc w:val="center"/>
        <w:rPr>
          <w:rFonts w:ascii="Times New Roman" w:eastAsia="Calibri" w:hAnsi="Times New Roman" w:cs="Times New Roman"/>
          <w:b/>
          <w:color w:val="000000" w:themeColor="text1"/>
          <w:sz w:val="28"/>
          <w:szCs w:val="28"/>
        </w:rPr>
      </w:pPr>
      <w:r w:rsidRPr="004E6089">
        <w:rPr>
          <w:rFonts w:ascii="Times New Roman" w:eastAsia="Calibri" w:hAnsi="Times New Roman" w:cs="Times New Roman"/>
          <w:b/>
          <w:color w:val="000000" w:themeColor="text1"/>
          <w:sz w:val="28"/>
          <w:szCs w:val="28"/>
        </w:rPr>
        <w:t>Life Skills-II Aptitude</w:t>
      </w:r>
      <w:r w:rsidR="00E26517">
        <w:rPr>
          <w:rFonts w:ascii="Times New Roman" w:eastAsia="Calibri" w:hAnsi="Times New Roman" w:cs="Times New Roman"/>
          <w:b/>
          <w:color w:val="000000" w:themeColor="text1"/>
          <w:sz w:val="28"/>
          <w:szCs w:val="28"/>
        </w:rPr>
        <w:t xml:space="preserve"> (DMA011C)</w:t>
      </w:r>
    </w:p>
    <w:p w:rsidR="009C1F0B" w:rsidRDefault="00E26517" w:rsidP="009C1F0B">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Tutorial Sheet-2</w:t>
      </w:r>
      <w:r w:rsidR="00F91470">
        <w:rPr>
          <w:rFonts w:ascii="Times New Roman" w:hAnsi="Times New Roman" w:cs="Times New Roman"/>
          <w:b/>
          <w:bCs/>
          <w:color w:val="000000" w:themeColor="text1"/>
          <w:sz w:val="28"/>
          <w:szCs w:val="28"/>
        </w:rPr>
        <w:t xml:space="preserve"> (CO1)</w:t>
      </w:r>
    </w:p>
    <w:p w:rsidR="00E26517" w:rsidRPr="00E26517" w:rsidRDefault="00E26517" w:rsidP="00E26517">
      <w:pPr>
        <w:pStyle w:val="NormalWeb"/>
        <w:shd w:val="clear" w:color="auto" w:fill="FFFFFF"/>
        <w:spacing w:before="0" w:beforeAutospacing="0" w:after="0" w:afterAutospacing="0"/>
        <w:ind w:left="450"/>
        <w:jc w:val="both"/>
        <w:rPr>
          <w:b/>
          <w:color w:val="000000" w:themeColor="text1"/>
        </w:rPr>
      </w:pPr>
      <w:r w:rsidRPr="00E26517">
        <w:rPr>
          <w:b/>
          <w:color w:val="000000" w:themeColor="text1"/>
        </w:rPr>
        <w:t>CO1: The students will be able to solve the problems related to number system and data arrangements.</w:t>
      </w:r>
    </w:p>
    <w:p w:rsidR="00E26517" w:rsidRPr="004E6089" w:rsidRDefault="00E26517" w:rsidP="009C1F0B">
      <w:pPr>
        <w:spacing w:after="0"/>
        <w:jc w:val="center"/>
        <w:rPr>
          <w:rFonts w:ascii="Times New Roman" w:hAnsi="Times New Roman" w:cs="Times New Roman"/>
          <w:b/>
          <w:bCs/>
          <w:color w:val="000000" w:themeColor="text1"/>
          <w:sz w:val="28"/>
          <w:szCs w:val="28"/>
        </w:rPr>
      </w:pPr>
    </w:p>
    <w:p w:rsidR="00252513" w:rsidRPr="004E6089" w:rsidRDefault="00252513" w:rsidP="00252513">
      <w:pPr>
        <w:shd w:val="clear" w:color="auto" w:fill="FFFFFF"/>
        <w:spacing w:after="0" w:line="340" w:lineRule="atLeast"/>
        <w:rPr>
          <w:rFonts w:ascii="Times New Roman" w:eastAsia="Times New Roman" w:hAnsi="Times New Roman" w:cs="Times New Roman"/>
          <w:color w:val="000000"/>
          <w:sz w:val="28"/>
          <w:szCs w:val="28"/>
        </w:rPr>
      </w:pPr>
      <w:r w:rsidRPr="004E6089">
        <w:rPr>
          <w:rFonts w:ascii="Times New Roman" w:eastAsia="Times New Roman" w:hAnsi="Times New Roman" w:cs="Times New Roman"/>
          <w:color w:val="000000"/>
          <w:sz w:val="28"/>
          <w:szCs w:val="28"/>
        </w:rPr>
        <w:t xml:space="preserve">A, B, C, D, E, F and G are 7 friends sitting in a single row facing </w:t>
      </w:r>
      <w:proofErr w:type="gramStart"/>
      <w:r w:rsidRPr="004E6089">
        <w:rPr>
          <w:rFonts w:ascii="Times New Roman" w:eastAsia="Times New Roman" w:hAnsi="Times New Roman" w:cs="Times New Roman"/>
          <w:color w:val="000000"/>
          <w:sz w:val="28"/>
          <w:szCs w:val="28"/>
        </w:rPr>
        <w:t>North</w:t>
      </w:r>
      <w:proofErr w:type="gramEnd"/>
      <w:r w:rsidRPr="004E6089">
        <w:rPr>
          <w:rFonts w:ascii="Times New Roman" w:eastAsia="Times New Roman" w:hAnsi="Times New Roman" w:cs="Times New Roman"/>
          <w:color w:val="000000"/>
          <w:sz w:val="28"/>
          <w:szCs w:val="28"/>
        </w:rPr>
        <w:t>.</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1. D is to the immediate right of C</w:t>
      </w:r>
      <w:proofErr w:type="gramStart"/>
      <w:r w:rsidRPr="004E6089">
        <w:rPr>
          <w:rFonts w:ascii="Times New Roman" w:eastAsia="Times New Roman" w:hAnsi="Times New Roman" w:cs="Times New Roman"/>
          <w:color w:val="000000"/>
          <w:sz w:val="28"/>
          <w:szCs w:val="28"/>
        </w:rPr>
        <w:t>.</w:t>
      </w:r>
      <w:proofErr w:type="gramEnd"/>
      <w:r w:rsidRPr="004E6089">
        <w:rPr>
          <w:rFonts w:ascii="Times New Roman" w:eastAsia="Times New Roman" w:hAnsi="Times New Roman" w:cs="Times New Roman"/>
          <w:color w:val="000000"/>
          <w:sz w:val="28"/>
          <w:szCs w:val="28"/>
        </w:rPr>
        <w:br/>
        <w:t>2. E and A are neighbors of F</w:t>
      </w:r>
      <w:proofErr w:type="gramStart"/>
      <w:r w:rsidRPr="004E6089">
        <w:rPr>
          <w:rFonts w:ascii="Times New Roman" w:eastAsia="Times New Roman" w:hAnsi="Times New Roman" w:cs="Times New Roman"/>
          <w:color w:val="000000"/>
          <w:sz w:val="28"/>
          <w:szCs w:val="28"/>
        </w:rPr>
        <w:t>.</w:t>
      </w:r>
      <w:proofErr w:type="gramEnd"/>
      <w:r w:rsidRPr="004E6089">
        <w:rPr>
          <w:rFonts w:ascii="Times New Roman" w:eastAsia="Times New Roman" w:hAnsi="Times New Roman" w:cs="Times New Roman"/>
          <w:color w:val="000000"/>
          <w:sz w:val="28"/>
          <w:szCs w:val="28"/>
        </w:rPr>
        <w:br/>
        <w:t xml:space="preserve">3. B is to the immediate left of C and on second place from left most </w:t>
      </w:r>
      <w:proofErr w:type="gramStart"/>
      <w:r w:rsidRPr="004E6089">
        <w:rPr>
          <w:rFonts w:ascii="Times New Roman" w:eastAsia="Times New Roman" w:hAnsi="Times New Roman" w:cs="Times New Roman"/>
          <w:color w:val="000000"/>
          <w:sz w:val="28"/>
          <w:szCs w:val="28"/>
        </w:rPr>
        <w:t>end</w:t>
      </w:r>
      <w:proofErr w:type="gramEnd"/>
      <w:r w:rsidRPr="004E6089">
        <w:rPr>
          <w:rFonts w:ascii="Times New Roman" w:eastAsia="Times New Roman" w:hAnsi="Times New Roman" w:cs="Times New Roman"/>
          <w:color w:val="000000"/>
          <w:sz w:val="28"/>
          <w:szCs w:val="28"/>
        </w:rPr>
        <w:t>.</w:t>
      </w:r>
      <w:r w:rsidRPr="004E6089">
        <w:rPr>
          <w:rFonts w:ascii="Times New Roman" w:eastAsia="Times New Roman" w:hAnsi="Times New Roman" w:cs="Times New Roman"/>
          <w:color w:val="000000"/>
          <w:sz w:val="28"/>
          <w:szCs w:val="28"/>
        </w:rPr>
        <w:br/>
        <w:t>4. A is at the right most end.</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1</w:t>
      </w:r>
      <w:r w:rsidR="009C1F0B" w:rsidRPr="00622654">
        <w:rPr>
          <w:rFonts w:ascii="Times New Roman" w:eastAsia="Times New Roman" w:hAnsi="Times New Roman" w:cs="Times New Roman"/>
          <w:b/>
          <w:bCs/>
          <w:color w:val="000000"/>
          <w:sz w:val="28"/>
          <w:szCs w:val="28"/>
        </w:rPr>
        <w:t>)</w:t>
      </w:r>
      <w:r w:rsidRPr="00622654">
        <w:rPr>
          <w:rFonts w:ascii="Times New Roman" w:eastAsia="Times New Roman" w:hAnsi="Times New Roman" w:cs="Times New Roman"/>
          <w:b/>
          <w:bCs/>
          <w:color w:val="000000"/>
          <w:sz w:val="28"/>
          <w:szCs w:val="28"/>
        </w:rPr>
        <w:t xml:space="preserve">. </w:t>
      </w:r>
      <w:proofErr w:type="gramStart"/>
      <w:r w:rsidRPr="00622654">
        <w:rPr>
          <w:rFonts w:ascii="Times New Roman" w:eastAsia="Times New Roman" w:hAnsi="Times New Roman" w:cs="Times New Roman"/>
          <w:b/>
          <w:bCs/>
          <w:color w:val="000000"/>
          <w:sz w:val="28"/>
          <w:szCs w:val="28"/>
        </w:rPr>
        <w:t>Who</w:t>
      </w:r>
      <w:proofErr w:type="gramEnd"/>
      <w:r w:rsidRPr="00622654">
        <w:rPr>
          <w:rFonts w:ascii="Times New Roman" w:eastAsia="Times New Roman" w:hAnsi="Times New Roman" w:cs="Times New Roman"/>
          <w:b/>
          <w:bCs/>
          <w:color w:val="000000"/>
          <w:sz w:val="28"/>
          <w:szCs w:val="28"/>
        </w:rPr>
        <w:t xml:space="preserve"> is in between C and E?</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B</w:t>
      </w:r>
      <w:r w:rsidRPr="004E6089">
        <w:rPr>
          <w:rFonts w:ascii="Times New Roman" w:eastAsia="Times New Roman" w:hAnsi="Times New Roman" w:cs="Times New Roman"/>
          <w:color w:val="000000"/>
          <w:sz w:val="28"/>
          <w:szCs w:val="28"/>
        </w:rPr>
        <w:br/>
        <w:t>b. F</w:t>
      </w:r>
      <w:r w:rsidRPr="004E6089">
        <w:rPr>
          <w:rFonts w:ascii="Times New Roman" w:eastAsia="Times New Roman" w:hAnsi="Times New Roman" w:cs="Times New Roman"/>
          <w:color w:val="000000"/>
          <w:sz w:val="28"/>
          <w:szCs w:val="28"/>
        </w:rPr>
        <w:br/>
        <w:t>c. D</w:t>
      </w:r>
      <w:r w:rsidRPr="004E6089">
        <w:rPr>
          <w:rFonts w:ascii="Times New Roman" w:eastAsia="Times New Roman" w:hAnsi="Times New Roman" w:cs="Times New Roman"/>
          <w:color w:val="000000"/>
          <w:sz w:val="28"/>
          <w:szCs w:val="28"/>
        </w:rPr>
        <w:br/>
        <w:t xml:space="preserve">d. </w:t>
      </w:r>
      <w:proofErr w:type="gramStart"/>
      <w:r w:rsidRPr="004E6089">
        <w:rPr>
          <w:rFonts w:ascii="Times New Roman" w:eastAsia="Times New Roman" w:hAnsi="Times New Roman" w:cs="Times New Roman"/>
          <w:color w:val="000000"/>
          <w:sz w:val="28"/>
          <w:szCs w:val="28"/>
        </w:rPr>
        <w:t>None of these</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2</w:t>
      </w:r>
      <w:r w:rsidR="009C1F0B" w:rsidRPr="00622654">
        <w:rPr>
          <w:rFonts w:ascii="Times New Roman" w:eastAsia="Times New Roman" w:hAnsi="Times New Roman" w:cs="Times New Roman"/>
          <w:b/>
          <w:bCs/>
          <w:color w:val="000000"/>
          <w:sz w:val="28"/>
          <w:szCs w:val="28"/>
        </w:rPr>
        <w:t>)</w:t>
      </w:r>
      <w:r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Who are the neighbors of G?</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B and C</w:t>
      </w:r>
      <w:r w:rsidRPr="004E6089">
        <w:rPr>
          <w:rFonts w:ascii="Times New Roman" w:eastAsia="Times New Roman" w:hAnsi="Times New Roman" w:cs="Times New Roman"/>
          <w:color w:val="000000"/>
          <w:sz w:val="28"/>
          <w:szCs w:val="28"/>
        </w:rPr>
        <w:br/>
        <w:t xml:space="preserve">b. </w:t>
      </w:r>
      <w:proofErr w:type="gramStart"/>
      <w:r w:rsidRPr="004E6089">
        <w:rPr>
          <w:rFonts w:ascii="Times New Roman" w:eastAsia="Times New Roman" w:hAnsi="Times New Roman" w:cs="Times New Roman"/>
          <w:color w:val="000000"/>
          <w:sz w:val="28"/>
          <w:szCs w:val="28"/>
        </w:rPr>
        <w:t>Only B</w:t>
      </w:r>
      <w:r w:rsidRPr="004E6089">
        <w:rPr>
          <w:rFonts w:ascii="Times New Roman" w:eastAsia="Times New Roman" w:hAnsi="Times New Roman" w:cs="Times New Roman"/>
          <w:color w:val="000000"/>
          <w:sz w:val="28"/>
          <w:szCs w:val="28"/>
        </w:rPr>
        <w:br/>
        <w:t>c.</w:t>
      </w:r>
      <w:proofErr w:type="gramEnd"/>
      <w:r w:rsidRPr="004E6089">
        <w:rPr>
          <w:rFonts w:ascii="Times New Roman" w:eastAsia="Times New Roman" w:hAnsi="Times New Roman" w:cs="Times New Roman"/>
          <w:color w:val="000000"/>
          <w:sz w:val="28"/>
          <w:szCs w:val="28"/>
        </w:rPr>
        <w:t xml:space="preserve"> </w:t>
      </w:r>
      <w:proofErr w:type="gramStart"/>
      <w:r w:rsidRPr="004E6089">
        <w:rPr>
          <w:rFonts w:ascii="Times New Roman" w:eastAsia="Times New Roman" w:hAnsi="Times New Roman" w:cs="Times New Roman"/>
          <w:color w:val="000000"/>
          <w:sz w:val="28"/>
          <w:szCs w:val="28"/>
        </w:rPr>
        <w:t>A and F</w:t>
      </w:r>
      <w:r w:rsidRPr="004E6089">
        <w:rPr>
          <w:rFonts w:ascii="Times New Roman" w:eastAsia="Times New Roman" w:hAnsi="Times New Roman" w:cs="Times New Roman"/>
          <w:color w:val="000000"/>
          <w:sz w:val="28"/>
          <w:szCs w:val="28"/>
        </w:rPr>
        <w:br/>
        <w:t>d. E and D</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3</w:t>
      </w:r>
      <w:r w:rsidR="009C1F0B" w:rsidRPr="00622654">
        <w:rPr>
          <w:rFonts w:ascii="Times New Roman" w:eastAsia="Times New Roman" w:hAnsi="Times New Roman" w:cs="Times New Roman"/>
          <w:b/>
          <w:bCs/>
          <w:color w:val="000000"/>
          <w:sz w:val="28"/>
          <w:szCs w:val="28"/>
        </w:rPr>
        <w:t>)</w:t>
      </w:r>
      <w:r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What is the position of E?</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2</w:t>
      </w:r>
      <w:r w:rsidRPr="004E6089">
        <w:rPr>
          <w:rFonts w:ascii="Times New Roman" w:eastAsia="Times New Roman" w:hAnsi="Times New Roman" w:cs="Times New Roman"/>
          <w:color w:val="000000"/>
          <w:sz w:val="28"/>
          <w:szCs w:val="28"/>
          <w:vertAlign w:val="superscript"/>
        </w:rPr>
        <w:t>nd</w:t>
      </w:r>
      <w:r w:rsidRPr="004E6089">
        <w:rPr>
          <w:rFonts w:ascii="Times New Roman" w:eastAsia="Times New Roman" w:hAnsi="Times New Roman" w:cs="Times New Roman"/>
          <w:color w:val="000000"/>
          <w:sz w:val="28"/>
          <w:szCs w:val="28"/>
        </w:rPr>
        <w:t> from left</w:t>
      </w:r>
      <w:r w:rsidRPr="004E6089">
        <w:rPr>
          <w:rFonts w:ascii="Times New Roman" w:eastAsia="Times New Roman" w:hAnsi="Times New Roman" w:cs="Times New Roman"/>
          <w:color w:val="000000"/>
          <w:sz w:val="28"/>
          <w:szCs w:val="28"/>
        </w:rPr>
        <w:br/>
        <w:t>b. 5</w:t>
      </w:r>
      <w:r w:rsidRPr="004E6089">
        <w:rPr>
          <w:rFonts w:ascii="Times New Roman" w:eastAsia="Times New Roman" w:hAnsi="Times New Roman" w:cs="Times New Roman"/>
          <w:color w:val="000000"/>
          <w:sz w:val="28"/>
          <w:szCs w:val="28"/>
          <w:vertAlign w:val="superscript"/>
        </w:rPr>
        <w:t>th</w:t>
      </w:r>
      <w:r w:rsidRPr="004E6089">
        <w:rPr>
          <w:rFonts w:ascii="Times New Roman" w:eastAsia="Times New Roman" w:hAnsi="Times New Roman" w:cs="Times New Roman"/>
          <w:color w:val="000000"/>
          <w:sz w:val="28"/>
          <w:szCs w:val="28"/>
        </w:rPr>
        <w:t> from left</w:t>
      </w:r>
      <w:r w:rsidRPr="004E6089">
        <w:rPr>
          <w:rFonts w:ascii="Times New Roman" w:eastAsia="Times New Roman" w:hAnsi="Times New Roman" w:cs="Times New Roman"/>
          <w:color w:val="000000"/>
          <w:sz w:val="28"/>
          <w:szCs w:val="28"/>
        </w:rPr>
        <w:br/>
        <w:t>c. 5</w:t>
      </w:r>
      <w:r w:rsidRPr="004E6089">
        <w:rPr>
          <w:rFonts w:ascii="Times New Roman" w:eastAsia="Times New Roman" w:hAnsi="Times New Roman" w:cs="Times New Roman"/>
          <w:color w:val="000000"/>
          <w:sz w:val="28"/>
          <w:szCs w:val="28"/>
          <w:vertAlign w:val="superscript"/>
        </w:rPr>
        <w:t>th</w:t>
      </w:r>
      <w:r w:rsidRPr="004E6089">
        <w:rPr>
          <w:rFonts w:ascii="Times New Roman" w:eastAsia="Times New Roman" w:hAnsi="Times New Roman" w:cs="Times New Roman"/>
          <w:color w:val="000000"/>
          <w:sz w:val="28"/>
          <w:szCs w:val="28"/>
        </w:rPr>
        <w:t> from right</w:t>
      </w:r>
      <w:r w:rsidRPr="004E6089">
        <w:rPr>
          <w:rFonts w:ascii="Times New Roman" w:eastAsia="Times New Roman" w:hAnsi="Times New Roman" w:cs="Times New Roman"/>
          <w:color w:val="000000"/>
          <w:sz w:val="28"/>
          <w:szCs w:val="28"/>
        </w:rPr>
        <w:br/>
        <w:t>d. None of the above</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lastRenderedPageBreak/>
        <w:br/>
      </w:r>
      <w:r w:rsidRPr="004E6089">
        <w:rPr>
          <w:rFonts w:ascii="Times New Roman" w:eastAsia="Times New Roman" w:hAnsi="Times New Roman" w:cs="Times New Roman"/>
          <w:color w:val="000000"/>
          <w:sz w:val="28"/>
          <w:szCs w:val="28"/>
        </w:rPr>
        <w:br/>
      </w:r>
      <w:r w:rsidR="008F5CA6" w:rsidRPr="004E6089">
        <w:rPr>
          <w:rFonts w:ascii="Times New Roman" w:eastAsia="Times New Roman" w:hAnsi="Times New Roman" w:cs="Times New Roman"/>
          <w:bCs/>
          <w:color w:val="000000"/>
          <w:sz w:val="28"/>
          <w:szCs w:val="28"/>
        </w:rPr>
        <w:t>Question</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bCs/>
          <w:color w:val="000000"/>
          <w:sz w:val="28"/>
          <w:szCs w:val="28"/>
        </w:rPr>
        <w:t>A) Consider following scenario:</w:t>
      </w:r>
    </w:p>
    <w:p w:rsidR="00252513" w:rsidRPr="004E6089" w:rsidRDefault="00252513" w:rsidP="00252513">
      <w:pPr>
        <w:numPr>
          <w:ilvl w:val="0"/>
          <w:numId w:val="1"/>
        </w:numPr>
        <w:shd w:val="clear" w:color="auto" w:fill="FFFFFF"/>
        <w:spacing w:after="0" w:line="353" w:lineRule="atLeast"/>
        <w:ind w:left="82" w:right="41"/>
        <w:rPr>
          <w:rFonts w:ascii="Times New Roman" w:eastAsia="Times New Roman" w:hAnsi="Times New Roman" w:cs="Times New Roman"/>
          <w:color w:val="000000"/>
          <w:sz w:val="28"/>
          <w:szCs w:val="28"/>
        </w:rPr>
      </w:pPr>
      <w:r w:rsidRPr="004E6089">
        <w:rPr>
          <w:rFonts w:ascii="Times New Roman" w:eastAsia="Times New Roman" w:hAnsi="Times New Roman" w:cs="Times New Roman"/>
          <w:color w:val="000000"/>
          <w:sz w:val="28"/>
          <w:szCs w:val="28"/>
        </w:rPr>
        <w:t xml:space="preserve">Five boys </w:t>
      </w:r>
      <w:proofErr w:type="spellStart"/>
      <w:r w:rsidRPr="004E6089">
        <w:rPr>
          <w:rFonts w:ascii="Times New Roman" w:eastAsia="Times New Roman" w:hAnsi="Times New Roman" w:cs="Times New Roman"/>
          <w:color w:val="000000"/>
          <w:sz w:val="28"/>
          <w:szCs w:val="28"/>
        </w:rPr>
        <w:t>Ashwin</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Dipesh</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Eshan</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Chetan</w:t>
      </w:r>
      <w:proofErr w:type="spellEnd"/>
      <w:r w:rsidRPr="004E6089">
        <w:rPr>
          <w:rFonts w:ascii="Times New Roman" w:eastAsia="Times New Roman" w:hAnsi="Times New Roman" w:cs="Times New Roman"/>
          <w:color w:val="000000"/>
          <w:sz w:val="28"/>
          <w:szCs w:val="28"/>
        </w:rPr>
        <w:t xml:space="preserve"> and </w:t>
      </w:r>
      <w:proofErr w:type="spellStart"/>
      <w:r w:rsidRPr="004E6089">
        <w:rPr>
          <w:rFonts w:ascii="Times New Roman" w:eastAsia="Times New Roman" w:hAnsi="Times New Roman" w:cs="Times New Roman"/>
          <w:color w:val="000000"/>
          <w:sz w:val="28"/>
          <w:szCs w:val="28"/>
        </w:rPr>
        <w:t>Bipin</w:t>
      </w:r>
      <w:proofErr w:type="spellEnd"/>
      <w:r w:rsidRPr="004E6089">
        <w:rPr>
          <w:rFonts w:ascii="Times New Roman" w:eastAsia="Times New Roman" w:hAnsi="Times New Roman" w:cs="Times New Roman"/>
          <w:color w:val="000000"/>
          <w:sz w:val="28"/>
          <w:szCs w:val="28"/>
        </w:rPr>
        <w:t xml:space="preserve"> and five girls </w:t>
      </w:r>
      <w:proofErr w:type="spellStart"/>
      <w:r w:rsidRPr="004E6089">
        <w:rPr>
          <w:rFonts w:ascii="Times New Roman" w:eastAsia="Times New Roman" w:hAnsi="Times New Roman" w:cs="Times New Roman"/>
          <w:color w:val="000000"/>
          <w:sz w:val="28"/>
          <w:szCs w:val="28"/>
        </w:rPr>
        <w:t>Parul</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Komal</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Radha</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Savita</w:t>
      </w:r>
      <w:proofErr w:type="spellEnd"/>
      <w:r w:rsidRPr="004E6089">
        <w:rPr>
          <w:rFonts w:ascii="Times New Roman" w:eastAsia="Times New Roman" w:hAnsi="Times New Roman" w:cs="Times New Roman"/>
          <w:color w:val="000000"/>
          <w:sz w:val="28"/>
          <w:szCs w:val="28"/>
        </w:rPr>
        <w:t xml:space="preserve"> and </w:t>
      </w:r>
      <w:proofErr w:type="spellStart"/>
      <w:r w:rsidRPr="004E6089">
        <w:rPr>
          <w:rFonts w:ascii="Times New Roman" w:eastAsia="Times New Roman" w:hAnsi="Times New Roman" w:cs="Times New Roman"/>
          <w:color w:val="000000"/>
          <w:sz w:val="28"/>
          <w:szCs w:val="28"/>
        </w:rPr>
        <w:t>Vimla</w:t>
      </w:r>
      <w:proofErr w:type="spellEnd"/>
      <w:r w:rsidRPr="004E6089">
        <w:rPr>
          <w:rFonts w:ascii="Times New Roman" w:eastAsia="Times New Roman" w:hAnsi="Times New Roman" w:cs="Times New Roman"/>
          <w:color w:val="000000"/>
          <w:sz w:val="28"/>
          <w:szCs w:val="28"/>
        </w:rPr>
        <w:t xml:space="preserve"> sit in two rows facing towards each other. All the boys are in one row and all the girls in the other row.</w:t>
      </w:r>
    </w:p>
    <w:p w:rsidR="00252513" w:rsidRPr="004E6089" w:rsidRDefault="00252513" w:rsidP="00252513">
      <w:pPr>
        <w:numPr>
          <w:ilvl w:val="0"/>
          <w:numId w:val="1"/>
        </w:numPr>
        <w:shd w:val="clear" w:color="auto" w:fill="FFFFFF"/>
        <w:spacing w:after="0" w:line="353" w:lineRule="atLeast"/>
        <w:ind w:left="82" w:right="41"/>
        <w:rPr>
          <w:rFonts w:ascii="Times New Roman" w:eastAsia="Times New Roman" w:hAnsi="Times New Roman" w:cs="Times New Roman"/>
          <w:color w:val="000000"/>
          <w:sz w:val="28"/>
          <w:szCs w:val="28"/>
        </w:rPr>
      </w:pPr>
      <w:proofErr w:type="spellStart"/>
      <w:r w:rsidRPr="004E6089">
        <w:rPr>
          <w:rFonts w:ascii="Times New Roman" w:eastAsia="Times New Roman" w:hAnsi="Times New Roman" w:cs="Times New Roman"/>
          <w:color w:val="000000"/>
          <w:sz w:val="28"/>
          <w:szCs w:val="28"/>
        </w:rPr>
        <w:t>Eshan</w:t>
      </w:r>
      <w:proofErr w:type="spellEnd"/>
      <w:r w:rsidRPr="004E6089">
        <w:rPr>
          <w:rFonts w:ascii="Times New Roman" w:eastAsia="Times New Roman" w:hAnsi="Times New Roman" w:cs="Times New Roman"/>
          <w:color w:val="000000"/>
          <w:sz w:val="28"/>
          <w:szCs w:val="28"/>
        </w:rPr>
        <w:t xml:space="preserve"> who is to the immediate right of </w:t>
      </w:r>
      <w:proofErr w:type="spellStart"/>
      <w:r w:rsidRPr="004E6089">
        <w:rPr>
          <w:rFonts w:ascii="Times New Roman" w:eastAsia="Times New Roman" w:hAnsi="Times New Roman" w:cs="Times New Roman"/>
          <w:color w:val="000000"/>
          <w:sz w:val="28"/>
          <w:szCs w:val="28"/>
        </w:rPr>
        <w:t>Bipin</w:t>
      </w:r>
      <w:proofErr w:type="spellEnd"/>
      <w:r w:rsidRPr="004E6089">
        <w:rPr>
          <w:rFonts w:ascii="Times New Roman" w:eastAsia="Times New Roman" w:hAnsi="Times New Roman" w:cs="Times New Roman"/>
          <w:color w:val="000000"/>
          <w:sz w:val="28"/>
          <w:szCs w:val="28"/>
        </w:rPr>
        <w:t xml:space="preserve"> and opposite to </w:t>
      </w:r>
      <w:proofErr w:type="spellStart"/>
      <w:r w:rsidRPr="004E6089">
        <w:rPr>
          <w:rFonts w:ascii="Times New Roman" w:eastAsia="Times New Roman" w:hAnsi="Times New Roman" w:cs="Times New Roman"/>
          <w:color w:val="000000"/>
          <w:sz w:val="28"/>
          <w:szCs w:val="28"/>
        </w:rPr>
        <w:t>Parul</w:t>
      </w:r>
      <w:proofErr w:type="spellEnd"/>
      <w:r w:rsidRPr="004E6089">
        <w:rPr>
          <w:rFonts w:ascii="Times New Roman" w:eastAsia="Times New Roman" w:hAnsi="Times New Roman" w:cs="Times New Roman"/>
          <w:color w:val="000000"/>
          <w:sz w:val="28"/>
          <w:szCs w:val="28"/>
        </w:rPr>
        <w:t xml:space="preserve"> is not at any end.</w:t>
      </w:r>
    </w:p>
    <w:p w:rsidR="00252513" w:rsidRPr="004E6089" w:rsidRDefault="00252513" w:rsidP="00252513">
      <w:pPr>
        <w:numPr>
          <w:ilvl w:val="0"/>
          <w:numId w:val="1"/>
        </w:numPr>
        <w:shd w:val="clear" w:color="auto" w:fill="FFFFFF"/>
        <w:spacing w:after="0" w:line="353" w:lineRule="atLeast"/>
        <w:ind w:left="82" w:right="41"/>
        <w:rPr>
          <w:rFonts w:ascii="Times New Roman" w:eastAsia="Times New Roman" w:hAnsi="Times New Roman" w:cs="Times New Roman"/>
          <w:color w:val="000000"/>
          <w:sz w:val="28"/>
          <w:szCs w:val="28"/>
        </w:rPr>
      </w:pPr>
      <w:proofErr w:type="spellStart"/>
      <w:r w:rsidRPr="004E6089">
        <w:rPr>
          <w:rFonts w:ascii="Times New Roman" w:eastAsia="Times New Roman" w:hAnsi="Times New Roman" w:cs="Times New Roman"/>
          <w:color w:val="000000"/>
          <w:sz w:val="28"/>
          <w:szCs w:val="28"/>
        </w:rPr>
        <w:t>Radha</w:t>
      </w:r>
      <w:proofErr w:type="spellEnd"/>
      <w:r w:rsidRPr="004E6089">
        <w:rPr>
          <w:rFonts w:ascii="Times New Roman" w:eastAsia="Times New Roman" w:hAnsi="Times New Roman" w:cs="Times New Roman"/>
          <w:color w:val="000000"/>
          <w:sz w:val="28"/>
          <w:szCs w:val="28"/>
        </w:rPr>
        <w:t xml:space="preserve">, who is immediate to the right of </w:t>
      </w:r>
      <w:proofErr w:type="spellStart"/>
      <w:r w:rsidRPr="004E6089">
        <w:rPr>
          <w:rFonts w:ascii="Times New Roman" w:eastAsia="Times New Roman" w:hAnsi="Times New Roman" w:cs="Times New Roman"/>
          <w:color w:val="000000"/>
          <w:sz w:val="28"/>
          <w:szCs w:val="28"/>
        </w:rPr>
        <w:t>Komal</w:t>
      </w:r>
      <w:proofErr w:type="spellEnd"/>
      <w:r w:rsidRPr="004E6089">
        <w:rPr>
          <w:rFonts w:ascii="Times New Roman" w:eastAsia="Times New Roman" w:hAnsi="Times New Roman" w:cs="Times New Roman"/>
          <w:color w:val="000000"/>
          <w:sz w:val="28"/>
          <w:szCs w:val="28"/>
        </w:rPr>
        <w:t xml:space="preserve"> and opposite to </w:t>
      </w:r>
      <w:proofErr w:type="spellStart"/>
      <w:r w:rsidRPr="004E6089">
        <w:rPr>
          <w:rFonts w:ascii="Times New Roman" w:eastAsia="Times New Roman" w:hAnsi="Times New Roman" w:cs="Times New Roman"/>
          <w:color w:val="000000"/>
          <w:sz w:val="28"/>
          <w:szCs w:val="28"/>
        </w:rPr>
        <w:t>Chetan</w:t>
      </w:r>
      <w:proofErr w:type="spellEnd"/>
      <w:r w:rsidRPr="004E6089">
        <w:rPr>
          <w:rFonts w:ascii="Times New Roman" w:eastAsia="Times New Roman" w:hAnsi="Times New Roman" w:cs="Times New Roman"/>
          <w:color w:val="000000"/>
          <w:sz w:val="28"/>
          <w:szCs w:val="28"/>
        </w:rPr>
        <w:t>, is at one of the ends.</w:t>
      </w:r>
    </w:p>
    <w:p w:rsidR="00252513" w:rsidRPr="004E6089" w:rsidRDefault="00252513" w:rsidP="00252513">
      <w:pPr>
        <w:numPr>
          <w:ilvl w:val="0"/>
          <w:numId w:val="1"/>
        </w:numPr>
        <w:shd w:val="clear" w:color="auto" w:fill="FFFFFF"/>
        <w:spacing w:after="0" w:line="353" w:lineRule="atLeast"/>
        <w:ind w:left="82" w:right="41"/>
        <w:rPr>
          <w:rFonts w:ascii="Times New Roman" w:eastAsia="Times New Roman" w:hAnsi="Times New Roman" w:cs="Times New Roman"/>
          <w:color w:val="000000"/>
          <w:sz w:val="28"/>
          <w:szCs w:val="28"/>
        </w:rPr>
      </w:pPr>
      <w:proofErr w:type="spellStart"/>
      <w:r w:rsidRPr="004E6089">
        <w:rPr>
          <w:rFonts w:ascii="Times New Roman" w:eastAsia="Times New Roman" w:hAnsi="Times New Roman" w:cs="Times New Roman"/>
          <w:color w:val="000000"/>
          <w:sz w:val="28"/>
          <w:szCs w:val="28"/>
        </w:rPr>
        <w:t>Ashwin</w:t>
      </w:r>
      <w:proofErr w:type="spellEnd"/>
      <w:r w:rsidRPr="004E6089">
        <w:rPr>
          <w:rFonts w:ascii="Times New Roman" w:eastAsia="Times New Roman" w:hAnsi="Times New Roman" w:cs="Times New Roman"/>
          <w:color w:val="000000"/>
          <w:sz w:val="28"/>
          <w:szCs w:val="28"/>
        </w:rPr>
        <w:t xml:space="preserve"> is opposite to </w:t>
      </w:r>
      <w:proofErr w:type="spellStart"/>
      <w:r w:rsidRPr="004E6089">
        <w:rPr>
          <w:rFonts w:ascii="Times New Roman" w:eastAsia="Times New Roman" w:hAnsi="Times New Roman" w:cs="Times New Roman"/>
          <w:color w:val="000000"/>
          <w:sz w:val="28"/>
          <w:szCs w:val="28"/>
        </w:rPr>
        <w:t>Komal</w:t>
      </w:r>
      <w:proofErr w:type="spellEnd"/>
      <w:r w:rsidRPr="004E6089">
        <w:rPr>
          <w:rFonts w:ascii="Times New Roman" w:eastAsia="Times New Roman" w:hAnsi="Times New Roman" w:cs="Times New Roman"/>
          <w:color w:val="000000"/>
          <w:sz w:val="28"/>
          <w:szCs w:val="28"/>
        </w:rPr>
        <w:t xml:space="preserve"> who is the third to the right of </w:t>
      </w:r>
      <w:proofErr w:type="spellStart"/>
      <w:r w:rsidRPr="004E6089">
        <w:rPr>
          <w:rFonts w:ascii="Times New Roman" w:eastAsia="Times New Roman" w:hAnsi="Times New Roman" w:cs="Times New Roman"/>
          <w:color w:val="000000"/>
          <w:sz w:val="28"/>
          <w:szCs w:val="28"/>
        </w:rPr>
        <w:t>Savita</w:t>
      </w:r>
      <w:proofErr w:type="spellEnd"/>
      <w:r w:rsidRPr="004E6089">
        <w:rPr>
          <w:rFonts w:ascii="Times New Roman" w:eastAsia="Times New Roman" w:hAnsi="Times New Roman" w:cs="Times New Roman"/>
          <w:color w:val="000000"/>
          <w:sz w:val="28"/>
          <w:szCs w:val="28"/>
        </w:rPr>
        <w:t>.</w:t>
      </w:r>
    </w:p>
    <w:p w:rsidR="00252513" w:rsidRPr="004E6089" w:rsidRDefault="00252513" w:rsidP="00252513">
      <w:pPr>
        <w:numPr>
          <w:ilvl w:val="0"/>
          <w:numId w:val="1"/>
        </w:numPr>
        <w:shd w:val="clear" w:color="auto" w:fill="FFFFFF"/>
        <w:spacing w:after="0" w:line="353" w:lineRule="atLeast"/>
        <w:ind w:left="82" w:right="41"/>
        <w:rPr>
          <w:rFonts w:ascii="Times New Roman" w:eastAsia="Times New Roman" w:hAnsi="Times New Roman" w:cs="Times New Roman"/>
          <w:color w:val="000000"/>
          <w:sz w:val="28"/>
          <w:szCs w:val="28"/>
        </w:rPr>
      </w:pPr>
      <w:proofErr w:type="spellStart"/>
      <w:r w:rsidRPr="004E6089">
        <w:rPr>
          <w:rFonts w:ascii="Times New Roman" w:eastAsia="Times New Roman" w:hAnsi="Times New Roman" w:cs="Times New Roman"/>
          <w:color w:val="000000"/>
          <w:sz w:val="28"/>
          <w:szCs w:val="28"/>
        </w:rPr>
        <w:t>Dipesh</w:t>
      </w:r>
      <w:proofErr w:type="spellEnd"/>
      <w:r w:rsidRPr="004E6089">
        <w:rPr>
          <w:rFonts w:ascii="Times New Roman" w:eastAsia="Times New Roman" w:hAnsi="Times New Roman" w:cs="Times New Roman"/>
          <w:color w:val="000000"/>
          <w:sz w:val="28"/>
          <w:szCs w:val="28"/>
        </w:rPr>
        <w:t xml:space="preserve"> and </w:t>
      </w:r>
      <w:proofErr w:type="spellStart"/>
      <w:r w:rsidRPr="004E6089">
        <w:rPr>
          <w:rFonts w:ascii="Times New Roman" w:eastAsia="Times New Roman" w:hAnsi="Times New Roman" w:cs="Times New Roman"/>
          <w:color w:val="000000"/>
          <w:sz w:val="28"/>
          <w:szCs w:val="28"/>
        </w:rPr>
        <w:t>Vimla</w:t>
      </w:r>
      <w:proofErr w:type="spellEnd"/>
      <w:r w:rsidRPr="004E6089">
        <w:rPr>
          <w:rFonts w:ascii="Times New Roman" w:eastAsia="Times New Roman" w:hAnsi="Times New Roman" w:cs="Times New Roman"/>
          <w:color w:val="000000"/>
          <w:sz w:val="28"/>
          <w:szCs w:val="28"/>
        </w:rPr>
        <w:t xml:space="preserve"> are not opposite each other.</w:t>
      </w:r>
    </w:p>
    <w:p w:rsidR="008F5CA6" w:rsidRPr="004E6089" w:rsidRDefault="00252513" w:rsidP="00252513">
      <w:pPr>
        <w:shd w:val="clear" w:color="auto" w:fill="FFFFFF"/>
        <w:spacing w:after="0" w:line="340" w:lineRule="atLeast"/>
        <w:rPr>
          <w:rFonts w:ascii="Times New Roman" w:eastAsia="Times New Roman" w:hAnsi="Times New Roman" w:cs="Times New Roman"/>
          <w:color w:val="000000"/>
          <w:sz w:val="28"/>
          <w:szCs w:val="28"/>
        </w:rPr>
      </w:pPr>
      <w:proofErr w:type="gramStart"/>
      <w:r w:rsidRPr="004E6089">
        <w:rPr>
          <w:rFonts w:ascii="Times New Roman" w:eastAsia="Times New Roman" w:hAnsi="Times New Roman" w:cs="Times New Roman"/>
          <w:bCs/>
          <w:color w:val="FF4500"/>
          <w:sz w:val="28"/>
          <w:szCs w:val="28"/>
        </w:rPr>
        <w:t>Questions</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4)</w:t>
      </w:r>
      <w:r w:rsidR="009C1F0B"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Who is in the middle of the row of boys?</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proofErr w:type="gramStart"/>
      <w:r w:rsidRPr="004E6089">
        <w:rPr>
          <w:rFonts w:ascii="Times New Roman" w:eastAsia="Times New Roman" w:hAnsi="Times New Roman" w:cs="Times New Roman"/>
          <w:color w:val="000000"/>
          <w:sz w:val="28"/>
          <w:szCs w:val="28"/>
        </w:rPr>
        <w:t xml:space="preserve">a) </w:t>
      </w:r>
      <w:proofErr w:type="spellStart"/>
      <w:r w:rsidRPr="004E6089">
        <w:rPr>
          <w:rFonts w:ascii="Times New Roman" w:eastAsia="Times New Roman" w:hAnsi="Times New Roman" w:cs="Times New Roman"/>
          <w:color w:val="000000"/>
          <w:sz w:val="28"/>
          <w:szCs w:val="28"/>
        </w:rPr>
        <w:t>Ashwin</w:t>
      </w:r>
      <w:proofErr w:type="spellEnd"/>
      <w:r w:rsidRPr="004E6089">
        <w:rPr>
          <w:rFonts w:ascii="Times New Roman" w:eastAsia="Times New Roman" w:hAnsi="Times New Roman" w:cs="Times New Roman"/>
          <w:color w:val="000000"/>
          <w:sz w:val="28"/>
          <w:szCs w:val="28"/>
        </w:rPr>
        <w:br/>
        <w:t xml:space="preserve">b) </w:t>
      </w:r>
      <w:proofErr w:type="spellStart"/>
      <w:r w:rsidRPr="004E6089">
        <w:rPr>
          <w:rFonts w:ascii="Times New Roman" w:eastAsia="Times New Roman" w:hAnsi="Times New Roman" w:cs="Times New Roman"/>
          <w:color w:val="000000"/>
          <w:sz w:val="28"/>
          <w:szCs w:val="28"/>
        </w:rPr>
        <w:t>Bipin</w:t>
      </w:r>
      <w:proofErr w:type="spellEnd"/>
      <w:r w:rsidRPr="004E6089">
        <w:rPr>
          <w:rFonts w:ascii="Times New Roman" w:eastAsia="Times New Roman" w:hAnsi="Times New Roman" w:cs="Times New Roman"/>
          <w:color w:val="000000"/>
          <w:sz w:val="28"/>
          <w:szCs w:val="28"/>
        </w:rPr>
        <w:br/>
        <w:t xml:space="preserve">c) </w:t>
      </w:r>
      <w:proofErr w:type="spellStart"/>
      <w:r w:rsidRPr="004E6089">
        <w:rPr>
          <w:rFonts w:ascii="Times New Roman" w:eastAsia="Times New Roman" w:hAnsi="Times New Roman" w:cs="Times New Roman"/>
          <w:color w:val="000000"/>
          <w:sz w:val="28"/>
          <w:szCs w:val="28"/>
        </w:rPr>
        <w:t>Dipesh</w:t>
      </w:r>
      <w:proofErr w:type="spellEnd"/>
      <w:r w:rsidRPr="004E6089">
        <w:rPr>
          <w:rFonts w:ascii="Times New Roman" w:eastAsia="Times New Roman" w:hAnsi="Times New Roman" w:cs="Times New Roman"/>
          <w:color w:val="000000"/>
          <w:sz w:val="28"/>
          <w:szCs w:val="28"/>
        </w:rPr>
        <w:br/>
        <w:t>d) None of these</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5)</w:t>
      </w:r>
      <w:r w:rsidR="009C1F0B"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Who is immediately to the right of </w:t>
      </w:r>
      <w:proofErr w:type="spellStart"/>
      <w:r w:rsidRPr="00622654">
        <w:rPr>
          <w:rFonts w:ascii="Times New Roman" w:eastAsia="Times New Roman" w:hAnsi="Times New Roman" w:cs="Times New Roman"/>
          <w:b/>
          <w:bCs/>
          <w:color w:val="000000"/>
          <w:sz w:val="28"/>
          <w:szCs w:val="28"/>
        </w:rPr>
        <w:t>Parul</w:t>
      </w:r>
      <w:proofErr w:type="spellEnd"/>
      <w:r w:rsidRPr="00622654">
        <w:rPr>
          <w:rFonts w:ascii="Times New Roman" w:eastAsia="Times New Roman" w:hAnsi="Times New Roman" w:cs="Times New Roman"/>
          <w:b/>
          <w:bCs/>
          <w:color w:val="000000"/>
          <w:sz w:val="28"/>
          <w:szCs w:val="28"/>
        </w:rPr>
        <w:t>?</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proofErr w:type="gramStart"/>
      <w:r w:rsidRPr="004E6089">
        <w:rPr>
          <w:rFonts w:ascii="Times New Roman" w:eastAsia="Times New Roman" w:hAnsi="Times New Roman" w:cs="Times New Roman"/>
          <w:color w:val="000000"/>
          <w:sz w:val="28"/>
          <w:szCs w:val="28"/>
        </w:rPr>
        <w:t xml:space="preserve">a) </w:t>
      </w:r>
      <w:proofErr w:type="spellStart"/>
      <w:r w:rsidRPr="004E6089">
        <w:rPr>
          <w:rFonts w:ascii="Times New Roman" w:eastAsia="Times New Roman" w:hAnsi="Times New Roman" w:cs="Times New Roman"/>
          <w:color w:val="000000"/>
          <w:sz w:val="28"/>
          <w:szCs w:val="28"/>
        </w:rPr>
        <w:t>Radha</w:t>
      </w:r>
      <w:proofErr w:type="spellEnd"/>
      <w:r w:rsidRPr="004E6089">
        <w:rPr>
          <w:rFonts w:ascii="Times New Roman" w:eastAsia="Times New Roman" w:hAnsi="Times New Roman" w:cs="Times New Roman"/>
          <w:color w:val="000000"/>
          <w:sz w:val="28"/>
          <w:szCs w:val="28"/>
        </w:rPr>
        <w:br/>
        <w:t xml:space="preserve">b) </w:t>
      </w:r>
      <w:proofErr w:type="spellStart"/>
      <w:r w:rsidRPr="004E6089">
        <w:rPr>
          <w:rFonts w:ascii="Times New Roman" w:eastAsia="Times New Roman" w:hAnsi="Times New Roman" w:cs="Times New Roman"/>
          <w:color w:val="000000"/>
          <w:sz w:val="28"/>
          <w:szCs w:val="28"/>
        </w:rPr>
        <w:t>Savita</w:t>
      </w:r>
      <w:proofErr w:type="spellEnd"/>
      <w:r w:rsidRPr="004E6089">
        <w:rPr>
          <w:rFonts w:ascii="Times New Roman" w:eastAsia="Times New Roman" w:hAnsi="Times New Roman" w:cs="Times New Roman"/>
          <w:color w:val="000000"/>
          <w:sz w:val="28"/>
          <w:szCs w:val="28"/>
        </w:rPr>
        <w:br/>
        <w:t xml:space="preserve">c) </w:t>
      </w:r>
      <w:proofErr w:type="spellStart"/>
      <w:r w:rsidRPr="004E6089">
        <w:rPr>
          <w:rFonts w:ascii="Times New Roman" w:eastAsia="Times New Roman" w:hAnsi="Times New Roman" w:cs="Times New Roman"/>
          <w:color w:val="000000"/>
          <w:sz w:val="28"/>
          <w:szCs w:val="28"/>
        </w:rPr>
        <w:t>Vimla</w:t>
      </w:r>
      <w:proofErr w:type="spellEnd"/>
      <w:r w:rsidRPr="004E6089">
        <w:rPr>
          <w:rFonts w:ascii="Times New Roman" w:eastAsia="Times New Roman" w:hAnsi="Times New Roman" w:cs="Times New Roman"/>
          <w:color w:val="000000"/>
          <w:sz w:val="28"/>
          <w:szCs w:val="28"/>
        </w:rPr>
        <w:br/>
        <w:t xml:space="preserve">d) </w:t>
      </w:r>
      <w:proofErr w:type="spellStart"/>
      <w:r w:rsidRPr="004E6089">
        <w:rPr>
          <w:rFonts w:ascii="Times New Roman" w:eastAsia="Times New Roman" w:hAnsi="Times New Roman" w:cs="Times New Roman"/>
          <w:color w:val="000000"/>
          <w:sz w:val="28"/>
          <w:szCs w:val="28"/>
        </w:rPr>
        <w:t>Komal</w:t>
      </w:r>
      <w:proofErr w:type="spellEnd"/>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t>6)</w:t>
      </w:r>
      <w:r w:rsidR="009C1F0B"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Who is opposite of </w:t>
      </w:r>
      <w:proofErr w:type="spellStart"/>
      <w:r w:rsidRPr="00622654">
        <w:rPr>
          <w:rFonts w:ascii="Times New Roman" w:eastAsia="Times New Roman" w:hAnsi="Times New Roman" w:cs="Times New Roman"/>
          <w:b/>
          <w:bCs/>
          <w:color w:val="000000"/>
          <w:sz w:val="28"/>
          <w:szCs w:val="28"/>
        </w:rPr>
        <w:t>Dipesh</w:t>
      </w:r>
      <w:proofErr w:type="spellEnd"/>
      <w:r w:rsidRPr="00622654">
        <w:rPr>
          <w:rFonts w:ascii="Times New Roman" w:eastAsia="Times New Roman" w:hAnsi="Times New Roman" w:cs="Times New Roman"/>
          <w:b/>
          <w:bCs/>
          <w:color w:val="000000"/>
          <w:sz w:val="28"/>
          <w:szCs w:val="28"/>
        </w:rPr>
        <w:t>?</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proofErr w:type="gramStart"/>
      <w:r w:rsidRPr="004E6089">
        <w:rPr>
          <w:rFonts w:ascii="Times New Roman" w:eastAsia="Times New Roman" w:hAnsi="Times New Roman" w:cs="Times New Roman"/>
          <w:color w:val="000000"/>
          <w:sz w:val="28"/>
          <w:szCs w:val="28"/>
        </w:rPr>
        <w:t xml:space="preserve">a) </w:t>
      </w:r>
      <w:proofErr w:type="spellStart"/>
      <w:r w:rsidRPr="004E6089">
        <w:rPr>
          <w:rFonts w:ascii="Times New Roman" w:eastAsia="Times New Roman" w:hAnsi="Times New Roman" w:cs="Times New Roman"/>
          <w:color w:val="000000"/>
          <w:sz w:val="28"/>
          <w:szCs w:val="28"/>
        </w:rPr>
        <w:t>Komal</w:t>
      </w:r>
      <w:proofErr w:type="spellEnd"/>
      <w:r w:rsidRPr="004E6089">
        <w:rPr>
          <w:rFonts w:ascii="Times New Roman" w:eastAsia="Times New Roman" w:hAnsi="Times New Roman" w:cs="Times New Roman"/>
          <w:color w:val="000000"/>
          <w:sz w:val="28"/>
          <w:szCs w:val="28"/>
        </w:rPr>
        <w:br/>
        <w:t xml:space="preserve">b) </w:t>
      </w:r>
      <w:proofErr w:type="spellStart"/>
      <w:r w:rsidRPr="004E6089">
        <w:rPr>
          <w:rFonts w:ascii="Times New Roman" w:eastAsia="Times New Roman" w:hAnsi="Times New Roman" w:cs="Times New Roman"/>
          <w:color w:val="000000"/>
          <w:sz w:val="28"/>
          <w:szCs w:val="28"/>
        </w:rPr>
        <w:t>Savita</w:t>
      </w:r>
      <w:proofErr w:type="spellEnd"/>
      <w:r w:rsidRPr="004E6089">
        <w:rPr>
          <w:rFonts w:ascii="Times New Roman" w:eastAsia="Times New Roman" w:hAnsi="Times New Roman" w:cs="Times New Roman"/>
          <w:color w:val="000000"/>
          <w:sz w:val="28"/>
          <w:szCs w:val="28"/>
        </w:rPr>
        <w:br/>
        <w:t xml:space="preserve">c) </w:t>
      </w:r>
      <w:proofErr w:type="spellStart"/>
      <w:r w:rsidRPr="004E6089">
        <w:rPr>
          <w:rFonts w:ascii="Times New Roman" w:eastAsia="Times New Roman" w:hAnsi="Times New Roman" w:cs="Times New Roman"/>
          <w:color w:val="000000"/>
          <w:sz w:val="28"/>
          <w:szCs w:val="28"/>
        </w:rPr>
        <w:t>Parul</w:t>
      </w:r>
      <w:proofErr w:type="spellEnd"/>
      <w:r w:rsidRPr="004E6089">
        <w:rPr>
          <w:rFonts w:ascii="Times New Roman" w:eastAsia="Times New Roman" w:hAnsi="Times New Roman" w:cs="Times New Roman"/>
          <w:color w:val="000000"/>
          <w:sz w:val="28"/>
          <w:szCs w:val="28"/>
        </w:rPr>
        <w:br/>
        <w:t xml:space="preserve">d) </w:t>
      </w:r>
      <w:proofErr w:type="spellStart"/>
      <w:r w:rsidRPr="004E6089">
        <w:rPr>
          <w:rFonts w:ascii="Times New Roman" w:eastAsia="Times New Roman" w:hAnsi="Times New Roman" w:cs="Times New Roman"/>
          <w:color w:val="000000"/>
          <w:sz w:val="28"/>
          <w:szCs w:val="28"/>
        </w:rPr>
        <w:t>Radha</w:t>
      </w:r>
      <w:proofErr w:type="spellEnd"/>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622654">
        <w:rPr>
          <w:rFonts w:ascii="Times New Roman" w:eastAsia="Times New Roman" w:hAnsi="Times New Roman" w:cs="Times New Roman"/>
          <w:b/>
          <w:bCs/>
          <w:color w:val="000000"/>
          <w:sz w:val="28"/>
          <w:szCs w:val="28"/>
        </w:rPr>
        <w:lastRenderedPageBreak/>
        <w:t>7)</w:t>
      </w:r>
      <w:r w:rsidR="009C1F0B" w:rsidRPr="00622654">
        <w:rPr>
          <w:rFonts w:ascii="Times New Roman" w:eastAsia="Times New Roman" w:hAnsi="Times New Roman" w:cs="Times New Roman"/>
          <w:b/>
          <w:bCs/>
          <w:color w:val="000000"/>
          <w:sz w:val="28"/>
          <w:szCs w:val="28"/>
        </w:rPr>
        <w:t>.</w:t>
      </w:r>
      <w:proofErr w:type="gramEnd"/>
      <w:r w:rsidRPr="00622654">
        <w:rPr>
          <w:rFonts w:ascii="Times New Roman" w:eastAsia="Times New Roman" w:hAnsi="Times New Roman" w:cs="Times New Roman"/>
          <w:b/>
          <w:bCs/>
          <w:color w:val="000000"/>
          <w:sz w:val="28"/>
          <w:szCs w:val="28"/>
        </w:rPr>
        <w:t xml:space="preserve"> How many boys are there between </w:t>
      </w:r>
      <w:proofErr w:type="spellStart"/>
      <w:r w:rsidRPr="00622654">
        <w:rPr>
          <w:rFonts w:ascii="Times New Roman" w:eastAsia="Times New Roman" w:hAnsi="Times New Roman" w:cs="Times New Roman"/>
          <w:b/>
          <w:bCs/>
          <w:color w:val="000000"/>
          <w:sz w:val="28"/>
          <w:szCs w:val="28"/>
        </w:rPr>
        <w:t>Ashwin</w:t>
      </w:r>
      <w:proofErr w:type="spellEnd"/>
      <w:r w:rsidRPr="00622654">
        <w:rPr>
          <w:rFonts w:ascii="Times New Roman" w:eastAsia="Times New Roman" w:hAnsi="Times New Roman" w:cs="Times New Roman"/>
          <w:b/>
          <w:bCs/>
          <w:color w:val="000000"/>
          <w:sz w:val="28"/>
          <w:szCs w:val="28"/>
        </w:rPr>
        <w:t xml:space="preserve"> and </w:t>
      </w:r>
      <w:proofErr w:type="spellStart"/>
      <w:r w:rsidRPr="00622654">
        <w:rPr>
          <w:rFonts w:ascii="Times New Roman" w:eastAsia="Times New Roman" w:hAnsi="Times New Roman" w:cs="Times New Roman"/>
          <w:b/>
          <w:bCs/>
          <w:color w:val="000000"/>
          <w:sz w:val="28"/>
          <w:szCs w:val="28"/>
        </w:rPr>
        <w:t>Bipin</w:t>
      </w:r>
      <w:proofErr w:type="spellEnd"/>
      <w:r w:rsidRPr="00622654">
        <w:rPr>
          <w:rFonts w:ascii="Times New Roman" w:eastAsia="Times New Roman" w:hAnsi="Times New Roman" w:cs="Times New Roman"/>
          <w:b/>
          <w:bCs/>
          <w:color w:val="000000"/>
          <w:sz w:val="28"/>
          <w:szCs w:val="28"/>
        </w:rPr>
        <w:t>?</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0</w:t>
      </w:r>
      <w:r w:rsidRPr="004E6089">
        <w:rPr>
          <w:rFonts w:ascii="Times New Roman" w:eastAsia="Times New Roman" w:hAnsi="Times New Roman" w:cs="Times New Roman"/>
          <w:color w:val="000000"/>
          <w:sz w:val="28"/>
          <w:szCs w:val="28"/>
        </w:rPr>
        <w:br/>
        <w:t>b) 1</w:t>
      </w:r>
      <w:r w:rsidRPr="004E6089">
        <w:rPr>
          <w:rFonts w:ascii="Times New Roman" w:eastAsia="Times New Roman" w:hAnsi="Times New Roman" w:cs="Times New Roman"/>
          <w:color w:val="000000"/>
          <w:sz w:val="28"/>
          <w:szCs w:val="28"/>
        </w:rPr>
        <w:br/>
        <w:t>c) 2</w:t>
      </w:r>
      <w:r w:rsidRPr="004E6089">
        <w:rPr>
          <w:rFonts w:ascii="Times New Roman" w:eastAsia="Times New Roman" w:hAnsi="Times New Roman" w:cs="Times New Roman"/>
          <w:color w:val="000000"/>
          <w:sz w:val="28"/>
          <w:szCs w:val="28"/>
        </w:rPr>
        <w:br/>
        <w:t>d) 3</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bCs/>
          <w:color w:val="000000"/>
          <w:sz w:val="28"/>
          <w:szCs w:val="28"/>
        </w:rPr>
        <w:t>Solution</w:t>
      </w:r>
      <w:proofErr w:type="gramStart"/>
      <w:r w:rsidRPr="004E6089">
        <w:rPr>
          <w:rFonts w:ascii="Times New Roman" w:eastAsia="Times New Roman" w:hAnsi="Times New Roman" w:cs="Times New Roman"/>
          <w:bCs/>
          <w:color w:val="000000"/>
          <w:sz w:val="28"/>
          <w:szCs w:val="28"/>
        </w:rPr>
        <w:t>:</w:t>
      </w:r>
      <w:proofErr w:type="gramEnd"/>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noProof/>
          <w:color w:val="000000"/>
          <w:sz w:val="28"/>
          <w:szCs w:val="28"/>
        </w:rPr>
        <w:drawing>
          <wp:inline distT="0" distB="0" distL="0" distR="0">
            <wp:extent cx="3614420" cy="2018665"/>
            <wp:effectExtent l="19050" t="0" r="5080" b="0"/>
            <wp:docPr id="5" name="Picture 5" descr="doub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uble rows"/>
                    <pic:cNvPicPr>
                      <a:picLocks noChangeAspect="1" noChangeArrowheads="1"/>
                    </pic:cNvPicPr>
                  </pic:nvPicPr>
                  <pic:blipFill>
                    <a:blip r:embed="rId6"/>
                    <a:srcRect/>
                    <a:stretch>
                      <a:fillRect/>
                    </a:stretch>
                  </pic:blipFill>
                  <pic:spPr bwMode="auto">
                    <a:xfrm>
                      <a:off x="0" y="0"/>
                      <a:ext cx="3614420" cy="2018665"/>
                    </a:xfrm>
                    <a:prstGeom prst="rect">
                      <a:avLst/>
                    </a:prstGeom>
                    <a:noFill/>
                    <a:ln w="9525">
                      <a:noFill/>
                      <a:miter lim="800000"/>
                      <a:headEnd/>
                      <a:tailEnd/>
                    </a:ln>
                  </pic:spPr>
                </pic:pic>
              </a:graphicData>
            </a:graphic>
          </wp:inline>
        </w:drawing>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bCs/>
          <w:color w:val="000000"/>
          <w:sz w:val="28"/>
          <w:szCs w:val="28"/>
        </w:rPr>
        <w:t>Answers:</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proofErr w:type="spellStart"/>
      <w:r w:rsidRPr="004E6089">
        <w:rPr>
          <w:rFonts w:ascii="Times New Roman" w:eastAsia="Times New Roman" w:hAnsi="Times New Roman" w:cs="Times New Roman"/>
          <w:color w:val="000000"/>
          <w:sz w:val="28"/>
          <w:szCs w:val="28"/>
        </w:rPr>
        <w:t>i</w:t>
      </w:r>
      <w:proofErr w:type="spellEnd"/>
      <w:r w:rsidRPr="004E6089">
        <w:rPr>
          <w:rFonts w:ascii="Times New Roman" w:eastAsia="Times New Roman" w:hAnsi="Times New Roman" w:cs="Times New Roman"/>
          <w:color w:val="000000"/>
          <w:sz w:val="28"/>
          <w:szCs w:val="28"/>
        </w:rPr>
        <w:t xml:space="preserve">) </w:t>
      </w:r>
      <w:proofErr w:type="spellStart"/>
      <w:r w:rsidRPr="004E6089">
        <w:rPr>
          <w:rFonts w:ascii="Times New Roman" w:eastAsia="Times New Roman" w:hAnsi="Times New Roman" w:cs="Times New Roman"/>
          <w:color w:val="000000"/>
          <w:sz w:val="28"/>
          <w:szCs w:val="28"/>
        </w:rPr>
        <w:t>Bipin</w:t>
      </w:r>
      <w:proofErr w:type="spellEnd"/>
      <w:r w:rsidRPr="004E6089">
        <w:rPr>
          <w:rFonts w:ascii="Times New Roman" w:eastAsia="Times New Roman" w:hAnsi="Times New Roman" w:cs="Times New Roman"/>
          <w:color w:val="000000"/>
          <w:sz w:val="28"/>
          <w:szCs w:val="28"/>
        </w:rPr>
        <w:br/>
        <w:t xml:space="preserve">ii) </w:t>
      </w:r>
      <w:proofErr w:type="spellStart"/>
      <w:r w:rsidRPr="004E6089">
        <w:rPr>
          <w:rFonts w:ascii="Times New Roman" w:eastAsia="Times New Roman" w:hAnsi="Times New Roman" w:cs="Times New Roman"/>
          <w:color w:val="000000"/>
          <w:sz w:val="28"/>
          <w:szCs w:val="28"/>
        </w:rPr>
        <w:t>Vimla</w:t>
      </w:r>
      <w:proofErr w:type="spellEnd"/>
      <w:r w:rsidRPr="004E6089">
        <w:rPr>
          <w:rFonts w:ascii="Times New Roman" w:eastAsia="Times New Roman" w:hAnsi="Times New Roman" w:cs="Times New Roman"/>
          <w:color w:val="000000"/>
          <w:sz w:val="28"/>
          <w:szCs w:val="28"/>
        </w:rPr>
        <w:br/>
        <w:t xml:space="preserve">iii) </w:t>
      </w:r>
      <w:proofErr w:type="spellStart"/>
      <w:r w:rsidRPr="004E6089">
        <w:rPr>
          <w:rFonts w:ascii="Times New Roman" w:eastAsia="Times New Roman" w:hAnsi="Times New Roman" w:cs="Times New Roman"/>
          <w:color w:val="000000"/>
          <w:sz w:val="28"/>
          <w:szCs w:val="28"/>
        </w:rPr>
        <w:t>Savita</w:t>
      </w:r>
      <w:proofErr w:type="spellEnd"/>
      <w:r w:rsidRPr="004E6089">
        <w:rPr>
          <w:rFonts w:ascii="Times New Roman" w:eastAsia="Times New Roman" w:hAnsi="Times New Roman" w:cs="Times New Roman"/>
          <w:color w:val="000000"/>
          <w:sz w:val="28"/>
          <w:szCs w:val="28"/>
        </w:rPr>
        <w:br/>
        <w:t>iv) 0</w:t>
      </w:r>
    </w:p>
    <w:p w:rsidR="008F5CA6" w:rsidRPr="004E6089" w:rsidRDefault="008F5CA6" w:rsidP="00252513">
      <w:pPr>
        <w:shd w:val="clear" w:color="auto" w:fill="FFFFFF"/>
        <w:spacing w:after="0" w:line="340" w:lineRule="atLeast"/>
        <w:rPr>
          <w:rFonts w:ascii="Times New Roman" w:eastAsia="Times New Roman" w:hAnsi="Times New Roman" w:cs="Times New Roman"/>
          <w:color w:val="000000"/>
          <w:sz w:val="28"/>
          <w:szCs w:val="28"/>
        </w:rPr>
      </w:pPr>
    </w:p>
    <w:p w:rsidR="00252513" w:rsidRPr="004E6089" w:rsidRDefault="008F5CA6" w:rsidP="00252513">
      <w:pPr>
        <w:shd w:val="clear" w:color="auto" w:fill="FFFFFF"/>
        <w:spacing w:after="0" w:line="340" w:lineRule="atLeast"/>
        <w:rPr>
          <w:rFonts w:ascii="Times New Roman" w:eastAsia="Times New Roman" w:hAnsi="Times New Roman" w:cs="Times New Roman"/>
          <w:color w:val="000000"/>
          <w:sz w:val="28"/>
          <w:szCs w:val="28"/>
        </w:rPr>
      </w:pPr>
      <w:r w:rsidRPr="004E6089">
        <w:rPr>
          <w:rFonts w:ascii="Times New Roman" w:eastAsia="Times New Roman" w:hAnsi="Times New Roman" w:cs="Times New Roman"/>
          <w:bCs/>
          <w:color w:val="FF4500"/>
          <w:sz w:val="28"/>
          <w:szCs w:val="28"/>
        </w:rPr>
        <w:t>Question</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xml:space="preserve">Six boys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t xml:space="preserve">, Suresh, </w:t>
      </w:r>
      <w:proofErr w:type="spellStart"/>
      <w:r w:rsidR="00252513" w:rsidRPr="004E6089">
        <w:rPr>
          <w:rFonts w:ascii="Times New Roman" w:eastAsia="Times New Roman" w:hAnsi="Times New Roman" w:cs="Times New Roman"/>
          <w:color w:val="000000"/>
          <w:sz w:val="28"/>
          <w:szCs w:val="28"/>
        </w:rPr>
        <w:t>Dipesh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Paresh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t xml:space="preserve"> and six girls </w:t>
      </w:r>
      <w:proofErr w:type="spellStart"/>
      <w:r w:rsidR="00252513" w:rsidRPr="004E6089">
        <w:rPr>
          <w:rFonts w:ascii="Times New Roman" w:eastAsia="Times New Roman" w:hAnsi="Times New Roman" w:cs="Times New Roman"/>
          <w:color w:val="000000"/>
          <w:sz w:val="28"/>
          <w:szCs w:val="28"/>
        </w:rPr>
        <w:t>Seema</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Geeta</w:t>
      </w:r>
      <w:proofErr w:type="spellEnd"/>
      <w:r w:rsidR="00252513" w:rsidRPr="004E6089">
        <w:rPr>
          <w:rFonts w:ascii="Times New Roman" w:eastAsia="Times New Roman" w:hAnsi="Times New Roman" w:cs="Times New Roman"/>
          <w:color w:val="000000"/>
          <w:sz w:val="28"/>
          <w:szCs w:val="28"/>
        </w:rPr>
        <w:t xml:space="preserve">, Rita, </w:t>
      </w:r>
      <w:proofErr w:type="spellStart"/>
      <w:r w:rsidR="00252513" w:rsidRPr="004E6089">
        <w:rPr>
          <w:rFonts w:ascii="Times New Roman" w:eastAsia="Times New Roman" w:hAnsi="Times New Roman" w:cs="Times New Roman"/>
          <w:color w:val="000000"/>
          <w:sz w:val="28"/>
          <w:szCs w:val="28"/>
        </w:rPr>
        <w:t>Meena</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Komal</w:t>
      </w:r>
      <w:proofErr w:type="spellEnd"/>
      <w:r w:rsidR="00252513" w:rsidRPr="004E6089">
        <w:rPr>
          <w:rFonts w:ascii="Times New Roman" w:eastAsia="Times New Roman" w:hAnsi="Times New Roman" w:cs="Times New Roman"/>
          <w:color w:val="000000"/>
          <w:sz w:val="28"/>
          <w:szCs w:val="28"/>
        </w:rPr>
        <w:t xml:space="preserve">, </w:t>
      </w:r>
      <w:proofErr w:type="spellStart"/>
      <w:proofErr w:type="gramStart"/>
      <w:r w:rsidR="00252513" w:rsidRPr="004E6089">
        <w:rPr>
          <w:rFonts w:ascii="Times New Roman" w:eastAsia="Times New Roman" w:hAnsi="Times New Roman" w:cs="Times New Roman"/>
          <w:color w:val="000000"/>
          <w:sz w:val="28"/>
          <w:szCs w:val="28"/>
        </w:rPr>
        <w:t>Radha</w:t>
      </w:r>
      <w:proofErr w:type="spellEnd"/>
      <w:proofErr w:type="gramEnd"/>
      <w:r w:rsidR="00252513" w:rsidRPr="004E6089">
        <w:rPr>
          <w:rFonts w:ascii="Times New Roman" w:eastAsia="Times New Roman" w:hAnsi="Times New Roman" w:cs="Times New Roman"/>
          <w:color w:val="000000"/>
          <w:sz w:val="28"/>
          <w:szCs w:val="28"/>
        </w:rPr>
        <w:t xml:space="preserve"> are standing in rows in such a way that each girl faces one boy, not necessarily in the same order. </w:t>
      </w:r>
      <w:proofErr w:type="spellStart"/>
      <w:r w:rsidR="00252513" w:rsidRPr="004E6089">
        <w:rPr>
          <w:rFonts w:ascii="Times New Roman" w:eastAsia="Times New Roman" w:hAnsi="Times New Roman" w:cs="Times New Roman"/>
          <w:color w:val="000000"/>
          <w:sz w:val="28"/>
          <w:szCs w:val="28"/>
        </w:rPr>
        <w:t>Seema</w:t>
      </w:r>
      <w:proofErr w:type="spellEnd"/>
      <w:r w:rsidR="00252513" w:rsidRPr="004E6089">
        <w:rPr>
          <w:rFonts w:ascii="Times New Roman" w:eastAsia="Times New Roman" w:hAnsi="Times New Roman" w:cs="Times New Roman"/>
          <w:color w:val="000000"/>
          <w:sz w:val="28"/>
          <w:szCs w:val="28"/>
        </w:rPr>
        <w:t xml:space="preserve"> is to the immediate right of the girl who is facing </w:t>
      </w:r>
      <w:proofErr w:type="spellStart"/>
      <w:r w:rsidR="00252513" w:rsidRPr="004E6089">
        <w:rPr>
          <w:rFonts w:ascii="Times New Roman" w:eastAsia="Times New Roman" w:hAnsi="Times New Roman" w:cs="Times New Roman"/>
          <w:color w:val="000000"/>
          <w:sz w:val="28"/>
          <w:szCs w:val="28"/>
        </w:rPr>
        <w:t>Paresh</w:t>
      </w:r>
      <w:proofErr w:type="spellEnd"/>
      <w:r w:rsidR="00252513" w:rsidRPr="004E6089">
        <w:rPr>
          <w:rFonts w:ascii="Times New Roman" w:eastAsia="Times New Roman" w:hAnsi="Times New Roman" w:cs="Times New Roman"/>
          <w:color w:val="000000"/>
          <w:sz w:val="28"/>
          <w:szCs w:val="28"/>
        </w:rPr>
        <w:t xml:space="preserve"> the boy at the extreme right. Only Suresh is sitting between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Paresh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t xml:space="preserve"> is to the immediate left of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t xml:space="preserve"> and to the immediate right of </w:t>
      </w:r>
      <w:proofErr w:type="spellStart"/>
      <w:r w:rsidR="00252513" w:rsidRPr="004E6089">
        <w:rPr>
          <w:rFonts w:ascii="Times New Roman" w:eastAsia="Times New Roman" w:hAnsi="Times New Roman" w:cs="Times New Roman"/>
          <w:color w:val="000000"/>
          <w:sz w:val="28"/>
          <w:szCs w:val="28"/>
        </w:rPr>
        <w:t>Dipesh</w:t>
      </w:r>
      <w:proofErr w:type="spellEnd"/>
      <w:r w:rsidR="00252513" w:rsidRPr="004E6089">
        <w:rPr>
          <w:rFonts w:ascii="Times New Roman" w:eastAsia="Times New Roman" w:hAnsi="Times New Roman" w:cs="Times New Roman"/>
          <w:color w:val="000000"/>
          <w:sz w:val="28"/>
          <w:szCs w:val="28"/>
        </w:rPr>
        <w:t xml:space="preserve">. Rita is facing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t xml:space="preserve"> and is to the immediate left of </w:t>
      </w:r>
      <w:proofErr w:type="spellStart"/>
      <w:r w:rsidR="00252513" w:rsidRPr="004E6089">
        <w:rPr>
          <w:rFonts w:ascii="Times New Roman" w:eastAsia="Times New Roman" w:hAnsi="Times New Roman" w:cs="Times New Roman"/>
          <w:color w:val="000000"/>
          <w:sz w:val="28"/>
          <w:szCs w:val="28"/>
        </w:rPr>
        <w:t>Geeta</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Radha</w:t>
      </w:r>
      <w:proofErr w:type="spellEnd"/>
      <w:r w:rsidR="00252513" w:rsidRPr="004E6089">
        <w:rPr>
          <w:rFonts w:ascii="Times New Roman" w:eastAsia="Times New Roman" w:hAnsi="Times New Roman" w:cs="Times New Roman"/>
          <w:color w:val="000000"/>
          <w:sz w:val="28"/>
          <w:szCs w:val="28"/>
        </w:rPr>
        <w:t xml:space="preserve"> is third to the left of </w:t>
      </w:r>
      <w:proofErr w:type="spellStart"/>
      <w:r w:rsidR="00252513" w:rsidRPr="004E6089">
        <w:rPr>
          <w:rFonts w:ascii="Times New Roman" w:eastAsia="Times New Roman" w:hAnsi="Times New Roman" w:cs="Times New Roman"/>
          <w:color w:val="000000"/>
          <w:sz w:val="28"/>
          <w:szCs w:val="28"/>
        </w:rPr>
        <w:t>Meena</w:t>
      </w:r>
      <w:proofErr w:type="spellEnd"/>
      <w:r w:rsidR="00252513" w:rsidRPr="004E6089">
        <w:rPr>
          <w:rFonts w:ascii="Times New Roman" w:eastAsia="Times New Roman" w:hAnsi="Times New Roman" w:cs="Times New Roman"/>
          <w:color w:val="000000"/>
          <w:sz w:val="28"/>
          <w:szCs w:val="28"/>
        </w:rPr>
        <w: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lastRenderedPageBreak/>
        <w:br/>
      </w:r>
      <w:r w:rsidR="00252513" w:rsidRPr="00622654">
        <w:rPr>
          <w:rFonts w:ascii="Times New Roman" w:eastAsia="Times New Roman" w:hAnsi="Times New Roman" w:cs="Times New Roman"/>
          <w:b/>
          <w:bCs/>
          <w:color w:val="000000"/>
          <w:sz w:val="28"/>
          <w:szCs w:val="28"/>
        </w:rPr>
        <w:t>8)</w:t>
      </w:r>
      <w:r w:rsidR="009C1F0B"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Which of the following girls is facing </w:t>
      </w:r>
      <w:proofErr w:type="spellStart"/>
      <w:r w:rsidR="00252513" w:rsidRPr="00622654">
        <w:rPr>
          <w:rFonts w:ascii="Times New Roman" w:eastAsia="Times New Roman" w:hAnsi="Times New Roman" w:cs="Times New Roman"/>
          <w:b/>
          <w:bCs/>
          <w:color w:val="000000"/>
          <w:sz w:val="28"/>
          <w:szCs w:val="28"/>
        </w:rPr>
        <w:t>Rupesh</w:t>
      </w:r>
      <w:proofErr w:type="spellEnd"/>
      <w:r w:rsidR="00252513" w:rsidRPr="00622654">
        <w:rPr>
          <w:rFonts w:ascii="Times New Roman" w:eastAsia="Times New Roman" w:hAnsi="Times New Roman" w:cs="Times New Roman"/>
          <w:b/>
          <w:bCs/>
          <w:color w:val="000000"/>
          <w:sz w:val="28"/>
          <w:szCs w:val="28"/>
        </w:rPr>
        <w: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color w:val="000000"/>
          <w:sz w:val="28"/>
          <w:szCs w:val="28"/>
        </w:rPr>
        <w:t>a) Rita</w:t>
      </w:r>
      <w:r w:rsidR="00252513" w:rsidRPr="004E6089">
        <w:rPr>
          <w:rFonts w:ascii="Times New Roman" w:eastAsia="Times New Roman" w:hAnsi="Times New Roman" w:cs="Times New Roman"/>
          <w:color w:val="000000"/>
          <w:sz w:val="28"/>
          <w:szCs w:val="28"/>
        </w:rPr>
        <w:br/>
        <w:t xml:space="preserve">b) </w:t>
      </w:r>
      <w:proofErr w:type="spellStart"/>
      <w:r w:rsidR="00252513" w:rsidRPr="004E6089">
        <w:rPr>
          <w:rFonts w:ascii="Times New Roman" w:eastAsia="Times New Roman" w:hAnsi="Times New Roman" w:cs="Times New Roman"/>
          <w:color w:val="000000"/>
          <w:sz w:val="28"/>
          <w:szCs w:val="28"/>
        </w:rPr>
        <w:t>Radha</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Seema</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Meena</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9)</w:t>
      </w:r>
      <w:r w:rsidR="009C1F0B"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Which of the following pairs of a girl and a boy is at one of the extreme ends?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xml:space="preserve">a) </w:t>
      </w:r>
      <w:proofErr w:type="spellStart"/>
      <w:r w:rsidR="00252513" w:rsidRPr="004E6089">
        <w:rPr>
          <w:rFonts w:ascii="Times New Roman" w:eastAsia="Times New Roman" w:hAnsi="Times New Roman" w:cs="Times New Roman"/>
          <w:color w:val="000000"/>
          <w:sz w:val="28"/>
          <w:szCs w:val="28"/>
        </w:rPr>
        <w:t>Komal</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Dipesh</w:t>
      </w:r>
      <w:proofErr w:type="spellEnd"/>
      <w:r w:rsidR="00252513" w:rsidRPr="004E6089">
        <w:rPr>
          <w:rFonts w:ascii="Times New Roman" w:eastAsia="Times New Roman" w:hAnsi="Times New Roman" w:cs="Times New Roman"/>
          <w:color w:val="000000"/>
          <w:sz w:val="28"/>
          <w:szCs w:val="28"/>
        </w:rPr>
        <w:br/>
        <w:t xml:space="preserve">b) </w:t>
      </w:r>
      <w:proofErr w:type="spellStart"/>
      <w:r w:rsidR="00252513" w:rsidRPr="004E6089">
        <w:rPr>
          <w:rFonts w:ascii="Times New Roman" w:eastAsia="Times New Roman" w:hAnsi="Times New Roman" w:cs="Times New Roman"/>
          <w:color w:val="000000"/>
          <w:sz w:val="28"/>
          <w:szCs w:val="28"/>
        </w:rPr>
        <w:t>Meena</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Seema</w:t>
      </w:r>
      <w:proofErr w:type="spellEnd"/>
      <w:r w:rsidR="00252513" w:rsidRPr="004E6089">
        <w:rPr>
          <w:rFonts w:ascii="Times New Roman" w:eastAsia="Times New Roman" w:hAnsi="Times New Roman" w:cs="Times New Roman"/>
          <w:color w:val="000000"/>
          <w:sz w:val="28"/>
          <w:szCs w:val="28"/>
        </w:rPr>
        <w:t xml:space="preserve"> - Suresh</w:t>
      </w:r>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Geeta</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Paresh</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10)</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 xml:space="preserve"> Who is standing to the immediate left of </w:t>
      </w:r>
      <w:proofErr w:type="spellStart"/>
      <w:r w:rsidR="00252513" w:rsidRPr="00622654">
        <w:rPr>
          <w:rFonts w:ascii="Times New Roman" w:eastAsia="Times New Roman" w:hAnsi="Times New Roman" w:cs="Times New Roman"/>
          <w:b/>
          <w:bCs/>
          <w:color w:val="000000"/>
          <w:sz w:val="28"/>
          <w:szCs w:val="28"/>
        </w:rPr>
        <w:t>Rupesh</w:t>
      </w:r>
      <w:proofErr w:type="spellEnd"/>
      <w:r w:rsidR="00252513" w:rsidRPr="00622654">
        <w:rPr>
          <w:rFonts w:ascii="Times New Roman" w:eastAsia="Times New Roman" w:hAnsi="Times New Roman" w:cs="Times New Roman"/>
          <w:b/>
          <w:bCs/>
          <w:color w:val="000000"/>
          <w:sz w:val="28"/>
          <w:szCs w:val="28"/>
        </w:rPr>
        <w: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color w:val="000000"/>
          <w:sz w:val="28"/>
          <w:szCs w:val="28"/>
        </w:rPr>
        <w:t xml:space="preserve">a) </w:t>
      </w:r>
      <w:proofErr w:type="spellStart"/>
      <w:r w:rsidR="00252513" w:rsidRPr="004E6089">
        <w:rPr>
          <w:rFonts w:ascii="Times New Roman" w:eastAsia="Times New Roman" w:hAnsi="Times New Roman" w:cs="Times New Roman"/>
          <w:color w:val="000000"/>
          <w:sz w:val="28"/>
          <w:szCs w:val="28"/>
        </w:rPr>
        <w:t>Paresh</w:t>
      </w:r>
      <w:proofErr w:type="spellEnd"/>
      <w:r w:rsidR="00252513" w:rsidRPr="004E6089">
        <w:rPr>
          <w:rFonts w:ascii="Times New Roman" w:eastAsia="Times New Roman" w:hAnsi="Times New Roman" w:cs="Times New Roman"/>
          <w:color w:val="000000"/>
          <w:sz w:val="28"/>
          <w:szCs w:val="28"/>
        </w:rPr>
        <w:br/>
        <w:t>b) Suresh</w:t>
      </w:r>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11)</w:t>
      </w:r>
      <w:r w:rsidR="009C1F0B"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Three of the following four are alike in certain way. Which is the one that does not belong to that group?</w:t>
      </w:r>
      <w:r w:rsidR="00252513" w:rsidRPr="00622654">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 xml:space="preserve">a)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Radha</w:t>
      </w:r>
      <w:proofErr w:type="spellEnd"/>
      <w:r w:rsidR="00252513" w:rsidRPr="004E6089">
        <w:rPr>
          <w:rFonts w:ascii="Times New Roman" w:eastAsia="Times New Roman" w:hAnsi="Times New Roman" w:cs="Times New Roman"/>
          <w:color w:val="000000"/>
          <w:sz w:val="28"/>
          <w:szCs w:val="28"/>
        </w:rPr>
        <w:br/>
        <w:t xml:space="preserve">b) Suresh - </w:t>
      </w:r>
      <w:proofErr w:type="spellStart"/>
      <w:r w:rsidR="00252513" w:rsidRPr="004E6089">
        <w:rPr>
          <w:rFonts w:ascii="Times New Roman" w:eastAsia="Times New Roman" w:hAnsi="Times New Roman" w:cs="Times New Roman"/>
          <w:color w:val="000000"/>
          <w:sz w:val="28"/>
          <w:szCs w:val="28"/>
        </w:rPr>
        <w:t>Komal</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Dipesh</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Geeta</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t xml:space="preserve"> - </w:t>
      </w:r>
      <w:proofErr w:type="spellStart"/>
      <w:r w:rsidR="00252513" w:rsidRPr="004E6089">
        <w:rPr>
          <w:rFonts w:ascii="Times New Roman" w:eastAsia="Times New Roman" w:hAnsi="Times New Roman" w:cs="Times New Roman"/>
          <w:color w:val="000000"/>
          <w:sz w:val="28"/>
          <w:szCs w:val="28"/>
        </w:rPr>
        <w:t>Radha</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12)</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 xml:space="preserve"> Which of the following are immediate neighbors of the one who is facing Rita?</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xml:space="preserve">a)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Dipesh</w:t>
      </w:r>
      <w:proofErr w:type="spellEnd"/>
      <w:r w:rsidR="00252513" w:rsidRPr="004E6089">
        <w:rPr>
          <w:rFonts w:ascii="Times New Roman" w:eastAsia="Times New Roman" w:hAnsi="Times New Roman" w:cs="Times New Roman"/>
          <w:color w:val="000000"/>
          <w:sz w:val="28"/>
          <w:szCs w:val="28"/>
        </w:rPr>
        <w:br/>
        <w:t xml:space="preserve">b) Suresh,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Kamlesh</w:t>
      </w:r>
      <w:proofErr w:type="spellEnd"/>
      <w:r w:rsidR="00252513" w:rsidRPr="004E6089">
        <w:rPr>
          <w:rFonts w:ascii="Times New Roman" w:eastAsia="Times New Roman" w:hAnsi="Times New Roman" w:cs="Times New Roman"/>
          <w:color w:val="000000"/>
          <w:sz w:val="28"/>
          <w:szCs w:val="28"/>
        </w:rPr>
        <w:t xml:space="preserve">, </w:t>
      </w:r>
      <w:proofErr w:type="spellStart"/>
      <w:r w:rsidR="00252513" w:rsidRPr="004E6089">
        <w:rPr>
          <w:rFonts w:ascii="Times New Roman" w:eastAsia="Times New Roman" w:hAnsi="Times New Roman" w:cs="Times New Roman"/>
          <w:color w:val="000000"/>
          <w:sz w:val="28"/>
          <w:szCs w:val="28"/>
        </w:rPr>
        <w:t>Ramesh</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lastRenderedPageBreak/>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73AD21"/>
          <w:sz w:val="28"/>
          <w:szCs w:val="28"/>
        </w:rPr>
        <w:t>3) Circular Table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This type has two sub types: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1. Facing Inwards</w:t>
      </w:r>
      <w:r w:rsidR="00252513" w:rsidRPr="004E6089">
        <w:rPr>
          <w:rFonts w:ascii="Times New Roman" w:eastAsia="Times New Roman" w:hAnsi="Times New Roman" w:cs="Times New Roman"/>
          <w:color w:val="000000"/>
          <w:sz w:val="28"/>
          <w:szCs w:val="28"/>
        </w:rPr>
        <w:br/>
        <w:t xml:space="preserve">2. </w:t>
      </w:r>
      <w:proofErr w:type="gramStart"/>
      <w:r w:rsidR="00252513" w:rsidRPr="004E6089">
        <w:rPr>
          <w:rFonts w:ascii="Times New Roman" w:eastAsia="Times New Roman" w:hAnsi="Times New Roman" w:cs="Times New Roman"/>
          <w:color w:val="000000"/>
          <w:sz w:val="28"/>
          <w:szCs w:val="28"/>
        </w:rPr>
        <w:t>Facing Outwards</w:t>
      </w:r>
      <w:r w:rsidR="00252513" w:rsidRPr="004E6089">
        <w:rPr>
          <w:rFonts w:ascii="Times New Roman" w:eastAsia="Times New Roman" w:hAnsi="Times New Roman" w:cs="Times New Roman"/>
          <w:color w:val="000000"/>
          <w:sz w:val="28"/>
          <w:szCs w:val="28"/>
        </w:rPr>
        <w:br/>
        <w:t>3.</w:t>
      </w:r>
      <w:proofErr w:type="gramEnd"/>
      <w:r w:rsidR="00252513" w:rsidRPr="004E6089">
        <w:rPr>
          <w:rFonts w:ascii="Times New Roman" w:eastAsia="Times New Roman" w:hAnsi="Times New Roman" w:cs="Times New Roman"/>
          <w:color w:val="000000"/>
          <w:sz w:val="28"/>
          <w:szCs w:val="28"/>
        </w:rPr>
        <w:t xml:space="preserve"> Facing Inwards-Outwards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A) Facing Inwards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Six friends are sitting in a circle facing inwards.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xml:space="preserve">1. </w:t>
      </w:r>
      <w:proofErr w:type="spellStart"/>
      <w:r w:rsidR="00252513" w:rsidRPr="004E6089">
        <w:rPr>
          <w:rFonts w:ascii="Times New Roman" w:eastAsia="Times New Roman" w:hAnsi="Times New Roman" w:cs="Times New Roman"/>
          <w:color w:val="000000"/>
          <w:sz w:val="28"/>
          <w:szCs w:val="28"/>
        </w:rPr>
        <w:t>Priti</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Ashwini</w:t>
      </w:r>
      <w:proofErr w:type="spellEnd"/>
      <w:r w:rsidR="00252513" w:rsidRPr="004E6089">
        <w:rPr>
          <w:rFonts w:ascii="Times New Roman" w:eastAsia="Times New Roman" w:hAnsi="Times New Roman" w:cs="Times New Roman"/>
          <w:color w:val="000000"/>
          <w:sz w:val="28"/>
          <w:szCs w:val="28"/>
        </w:rPr>
        <w:t xml:space="preserve"> are exactly opposite to each other.</w:t>
      </w:r>
      <w:r w:rsidR="00252513" w:rsidRPr="004E6089">
        <w:rPr>
          <w:rFonts w:ascii="Times New Roman" w:eastAsia="Times New Roman" w:hAnsi="Times New Roman" w:cs="Times New Roman"/>
          <w:color w:val="000000"/>
          <w:sz w:val="28"/>
          <w:szCs w:val="28"/>
        </w:rPr>
        <w:br/>
        <w:t xml:space="preserve">2. </w:t>
      </w:r>
      <w:proofErr w:type="spellStart"/>
      <w:r w:rsidR="00252513" w:rsidRPr="004E6089">
        <w:rPr>
          <w:rFonts w:ascii="Times New Roman" w:eastAsia="Times New Roman" w:hAnsi="Times New Roman" w:cs="Times New Roman"/>
          <w:color w:val="000000"/>
          <w:sz w:val="28"/>
          <w:szCs w:val="28"/>
        </w:rPr>
        <w:t>Sachin</w:t>
      </w:r>
      <w:proofErr w:type="spellEnd"/>
      <w:r w:rsidR="00252513" w:rsidRPr="004E6089">
        <w:rPr>
          <w:rFonts w:ascii="Times New Roman" w:eastAsia="Times New Roman" w:hAnsi="Times New Roman" w:cs="Times New Roman"/>
          <w:color w:val="000000"/>
          <w:sz w:val="28"/>
          <w:szCs w:val="28"/>
        </w:rPr>
        <w:t xml:space="preserve"> is in between </w:t>
      </w:r>
      <w:proofErr w:type="spellStart"/>
      <w:r w:rsidR="00252513" w:rsidRPr="004E6089">
        <w:rPr>
          <w:rFonts w:ascii="Times New Roman" w:eastAsia="Times New Roman" w:hAnsi="Times New Roman" w:cs="Times New Roman"/>
          <w:color w:val="000000"/>
          <w:sz w:val="28"/>
          <w:szCs w:val="28"/>
        </w:rPr>
        <w:t>Priti</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Dipen</w:t>
      </w:r>
      <w:proofErr w:type="spellEnd"/>
      <w:r w:rsidR="00252513" w:rsidRPr="004E6089">
        <w:rPr>
          <w:rFonts w:ascii="Times New Roman" w:eastAsia="Times New Roman" w:hAnsi="Times New Roman" w:cs="Times New Roman"/>
          <w:color w:val="000000"/>
          <w:sz w:val="28"/>
          <w:szCs w:val="28"/>
        </w:rPr>
        <w:t>.</w:t>
      </w:r>
      <w:r w:rsidR="00252513" w:rsidRPr="004E6089">
        <w:rPr>
          <w:rFonts w:ascii="Times New Roman" w:eastAsia="Times New Roman" w:hAnsi="Times New Roman" w:cs="Times New Roman"/>
          <w:color w:val="000000"/>
          <w:sz w:val="28"/>
          <w:szCs w:val="28"/>
        </w:rPr>
        <w:br/>
        <w:t xml:space="preserve">3. </w:t>
      </w:r>
      <w:proofErr w:type="spellStart"/>
      <w:r w:rsidR="00252513" w:rsidRPr="004E6089">
        <w:rPr>
          <w:rFonts w:ascii="Times New Roman" w:eastAsia="Times New Roman" w:hAnsi="Times New Roman" w:cs="Times New Roman"/>
          <w:color w:val="000000"/>
          <w:sz w:val="28"/>
          <w:szCs w:val="28"/>
        </w:rPr>
        <w:t>Dipen</w:t>
      </w:r>
      <w:proofErr w:type="spellEnd"/>
      <w:r w:rsidR="00252513" w:rsidRPr="004E6089">
        <w:rPr>
          <w:rFonts w:ascii="Times New Roman" w:eastAsia="Times New Roman" w:hAnsi="Times New Roman" w:cs="Times New Roman"/>
          <w:color w:val="000000"/>
          <w:sz w:val="28"/>
          <w:szCs w:val="28"/>
        </w:rPr>
        <w:t xml:space="preserve"> is immediately to the left of </w:t>
      </w:r>
      <w:proofErr w:type="spellStart"/>
      <w:r w:rsidR="00252513" w:rsidRPr="004E6089">
        <w:rPr>
          <w:rFonts w:ascii="Times New Roman" w:eastAsia="Times New Roman" w:hAnsi="Times New Roman" w:cs="Times New Roman"/>
          <w:color w:val="000000"/>
          <w:sz w:val="28"/>
          <w:szCs w:val="28"/>
        </w:rPr>
        <w:t>Ashwini</w:t>
      </w:r>
      <w:proofErr w:type="spellEnd"/>
      <w:r w:rsidR="00252513" w:rsidRPr="004E6089">
        <w:rPr>
          <w:rFonts w:ascii="Times New Roman" w:eastAsia="Times New Roman" w:hAnsi="Times New Roman" w:cs="Times New Roman"/>
          <w:color w:val="000000"/>
          <w:sz w:val="28"/>
          <w:szCs w:val="28"/>
        </w:rPr>
        <w:t>.</w:t>
      </w:r>
      <w:r w:rsidR="00252513" w:rsidRPr="004E6089">
        <w:rPr>
          <w:rFonts w:ascii="Times New Roman" w:eastAsia="Times New Roman" w:hAnsi="Times New Roman" w:cs="Times New Roman"/>
          <w:color w:val="000000"/>
          <w:sz w:val="28"/>
          <w:szCs w:val="28"/>
        </w:rPr>
        <w:br/>
        <w:t xml:space="preserve">4. </w:t>
      </w:r>
      <w:proofErr w:type="spellStart"/>
      <w:r w:rsidR="00252513" w:rsidRPr="004E6089">
        <w:rPr>
          <w:rFonts w:ascii="Times New Roman" w:eastAsia="Times New Roman" w:hAnsi="Times New Roman" w:cs="Times New Roman"/>
          <w:color w:val="000000"/>
          <w:sz w:val="28"/>
          <w:szCs w:val="28"/>
        </w:rPr>
        <w:t>Rishi</w:t>
      </w:r>
      <w:proofErr w:type="spellEnd"/>
      <w:r w:rsidR="00252513" w:rsidRPr="004E6089">
        <w:rPr>
          <w:rFonts w:ascii="Times New Roman" w:eastAsia="Times New Roman" w:hAnsi="Times New Roman" w:cs="Times New Roman"/>
          <w:color w:val="000000"/>
          <w:sz w:val="28"/>
          <w:szCs w:val="28"/>
        </w:rPr>
        <w:t xml:space="preserve"> is not exactly opposite to </w:t>
      </w:r>
      <w:proofErr w:type="spellStart"/>
      <w:r w:rsidR="00252513" w:rsidRPr="004E6089">
        <w:rPr>
          <w:rFonts w:ascii="Times New Roman" w:eastAsia="Times New Roman" w:hAnsi="Times New Roman" w:cs="Times New Roman"/>
          <w:color w:val="000000"/>
          <w:sz w:val="28"/>
          <w:szCs w:val="28"/>
        </w:rPr>
        <w:t>Dipen</w:t>
      </w:r>
      <w:proofErr w:type="spellEnd"/>
      <w:r w:rsidR="00252513" w:rsidRPr="004E6089">
        <w:rPr>
          <w:rFonts w:ascii="Times New Roman" w:eastAsia="Times New Roman" w:hAnsi="Times New Roman" w:cs="Times New Roman"/>
          <w:color w:val="000000"/>
          <w:sz w:val="28"/>
          <w:szCs w:val="28"/>
        </w:rPr>
        <w: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13).</w:t>
      </w:r>
      <w:proofErr w:type="gramEnd"/>
      <w:r w:rsidR="00252513" w:rsidRPr="00622654">
        <w:rPr>
          <w:rFonts w:ascii="Times New Roman" w:eastAsia="Times New Roman" w:hAnsi="Times New Roman" w:cs="Times New Roman"/>
          <w:b/>
          <w:bCs/>
          <w:color w:val="000000"/>
          <w:sz w:val="28"/>
          <w:szCs w:val="28"/>
        </w:rPr>
        <w:t xml:space="preserve"> Who are the neighbors of </w:t>
      </w:r>
      <w:proofErr w:type="spellStart"/>
      <w:r w:rsidR="00252513" w:rsidRPr="00622654">
        <w:rPr>
          <w:rFonts w:ascii="Times New Roman" w:eastAsia="Times New Roman" w:hAnsi="Times New Roman" w:cs="Times New Roman"/>
          <w:b/>
          <w:bCs/>
          <w:color w:val="000000"/>
          <w:sz w:val="28"/>
          <w:szCs w:val="28"/>
        </w:rPr>
        <w:t>Dipen</w:t>
      </w:r>
      <w:proofErr w:type="spellEnd"/>
      <w:r w:rsidR="00252513" w:rsidRPr="00622654">
        <w:rPr>
          <w:rFonts w:ascii="Times New Roman" w:eastAsia="Times New Roman" w:hAnsi="Times New Roman" w:cs="Times New Roman"/>
          <w:b/>
          <w:bCs/>
          <w:color w:val="000000"/>
          <w:sz w:val="28"/>
          <w:szCs w:val="28"/>
        </w:rPr>
        <w: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xml:space="preserve">a. </w:t>
      </w:r>
      <w:proofErr w:type="spellStart"/>
      <w:r w:rsidR="00252513" w:rsidRPr="004E6089">
        <w:rPr>
          <w:rFonts w:ascii="Times New Roman" w:eastAsia="Times New Roman" w:hAnsi="Times New Roman" w:cs="Times New Roman"/>
          <w:color w:val="000000"/>
          <w:sz w:val="28"/>
          <w:szCs w:val="28"/>
        </w:rPr>
        <w:t>Rishi</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br/>
        <w:t xml:space="preserve">b. </w:t>
      </w:r>
      <w:proofErr w:type="spellStart"/>
      <w:r w:rsidR="00252513" w:rsidRPr="004E6089">
        <w:rPr>
          <w:rFonts w:ascii="Times New Roman" w:eastAsia="Times New Roman" w:hAnsi="Times New Roman" w:cs="Times New Roman"/>
          <w:color w:val="000000"/>
          <w:sz w:val="28"/>
          <w:szCs w:val="28"/>
        </w:rPr>
        <w:t>Ashwini</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Sachin</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Priti</w:t>
      </w:r>
      <w:proofErr w:type="spellEnd"/>
      <w:r w:rsidR="00252513" w:rsidRPr="004E6089">
        <w:rPr>
          <w:rFonts w:ascii="Times New Roman" w:eastAsia="Times New Roman" w:hAnsi="Times New Roman" w:cs="Times New Roman"/>
          <w:color w:val="000000"/>
          <w:sz w:val="28"/>
          <w:szCs w:val="28"/>
        </w:rPr>
        <w:t xml:space="preserve"> and </w:t>
      </w:r>
      <w:proofErr w:type="spellStart"/>
      <w:r w:rsidR="00252513" w:rsidRPr="004E6089">
        <w:rPr>
          <w:rFonts w:ascii="Times New Roman" w:eastAsia="Times New Roman" w:hAnsi="Times New Roman" w:cs="Times New Roman"/>
          <w:color w:val="000000"/>
          <w:sz w:val="28"/>
          <w:szCs w:val="28"/>
        </w:rPr>
        <w:t>Sachin</w:t>
      </w:r>
      <w:proofErr w:type="spellEnd"/>
      <w:r w:rsidR="00252513" w:rsidRPr="004E6089">
        <w:rPr>
          <w:rFonts w:ascii="Times New Roman" w:eastAsia="Times New Roman" w:hAnsi="Times New Roman" w:cs="Times New Roman"/>
          <w:color w:val="000000"/>
          <w:sz w:val="28"/>
          <w:szCs w:val="28"/>
        </w:rPr>
        <w:br/>
        <w:t xml:space="preserve">d. </w:t>
      </w:r>
      <w:proofErr w:type="gramStart"/>
      <w:r w:rsidR="00252513" w:rsidRPr="004E6089">
        <w:rPr>
          <w:rFonts w:ascii="Times New Roman" w:eastAsia="Times New Roman" w:hAnsi="Times New Roman" w:cs="Times New Roman"/>
          <w:color w:val="000000"/>
          <w:sz w:val="28"/>
          <w:szCs w:val="28"/>
        </w:rPr>
        <w:t>None of these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14</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Who is sitting opposite to </w:t>
      </w:r>
      <w:proofErr w:type="spellStart"/>
      <w:r w:rsidR="00252513" w:rsidRPr="00622654">
        <w:rPr>
          <w:rFonts w:ascii="Times New Roman" w:eastAsia="Times New Roman" w:hAnsi="Times New Roman" w:cs="Times New Roman"/>
          <w:b/>
          <w:bCs/>
          <w:color w:val="000000"/>
          <w:sz w:val="28"/>
          <w:szCs w:val="28"/>
        </w:rPr>
        <w:t>Dipen</w:t>
      </w:r>
      <w:proofErr w:type="spellEnd"/>
      <w:r w:rsidR="00252513"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color w:val="000000"/>
          <w:sz w:val="28"/>
          <w:szCs w:val="28"/>
        </w:rPr>
        <w:br/>
      </w:r>
      <w:r w:rsidR="00252513" w:rsidRPr="00622654">
        <w:rPr>
          <w:rFonts w:ascii="Times New Roman" w:eastAsia="Times New Roman" w:hAnsi="Times New Roman" w:cs="Times New Roman"/>
          <w:b/>
          <w:color w:val="000000"/>
          <w:sz w:val="28"/>
          <w:szCs w:val="28"/>
        </w:rPr>
        <w:br/>
      </w:r>
      <w:proofErr w:type="gramStart"/>
      <w:r w:rsidR="00252513" w:rsidRPr="004E6089">
        <w:rPr>
          <w:rFonts w:ascii="Times New Roman" w:eastAsia="Times New Roman" w:hAnsi="Times New Roman" w:cs="Times New Roman"/>
          <w:color w:val="000000"/>
          <w:sz w:val="28"/>
          <w:szCs w:val="28"/>
        </w:rPr>
        <w:t xml:space="preserve">a.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br/>
        <w:t xml:space="preserve">b. </w:t>
      </w:r>
      <w:proofErr w:type="spellStart"/>
      <w:r w:rsidR="00252513" w:rsidRPr="004E6089">
        <w:rPr>
          <w:rFonts w:ascii="Times New Roman" w:eastAsia="Times New Roman" w:hAnsi="Times New Roman" w:cs="Times New Roman"/>
          <w:color w:val="000000"/>
          <w:sz w:val="28"/>
          <w:szCs w:val="28"/>
        </w:rPr>
        <w:t>Ashwini</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Sachin</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Rishi</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lastRenderedPageBreak/>
        <w:t>15</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Who is just right to </w:t>
      </w:r>
      <w:proofErr w:type="spellStart"/>
      <w:r w:rsidR="00252513" w:rsidRPr="00622654">
        <w:rPr>
          <w:rFonts w:ascii="Times New Roman" w:eastAsia="Times New Roman" w:hAnsi="Times New Roman" w:cs="Times New Roman"/>
          <w:b/>
          <w:bCs/>
          <w:color w:val="000000"/>
          <w:sz w:val="28"/>
          <w:szCs w:val="28"/>
        </w:rPr>
        <w:t>Ashwini</w:t>
      </w:r>
      <w:proofErr w:type="spellEnd"/>
      <w:r w:rsidR="00252513"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 xml:space="preserve">a. </w:t>
      </w:r>
      <w:proofErr w:type="spellStart"/>
      <w:r w:rsidR="00252513" w:rsidRPr="004E6089">
        <w:rPr>
          <w:rFonts w:ascii="Times New Roman" w:eastAsia="Times New Roman" w:hAnsi="Times New Roman" w:cs="Times New Roman"/>
          <w:color w:val="000000"/>
          <w:sz w:val="28"/>
          <w:szCs w:val="28"/>
        </w:rPr>
        <w:t>Rishi</w:t>
      </w:r>
      <w:proofErr w:type="spellEnd"/>
      <w:r w:rsidR="00252513" w:rsidRPr="004E6089">
        <w:rPr>
          <w:rFonts w:ascii="Times New Roman" w:eastAsia="Times New Roman" w:hAnsi="Times New Roman" w:cs="Times New Roman"/>
          <w:color w:val="000000"/>
          <w:sz w:val="28"/>
          <w:szCs w:val="28"/>
        </w:rPr>
        <w:br/>
        <w:t xml:space="preserve">b. </w:t>
      </w:r>
      <w:proofErr w:type="spellStart"/>
      <w:r w:rsidR="00252513" w:rsidRPr="004E6089">
        <w:rPr>
          <w:rFonts w:ascii="Times New Roman" w:eastAsia="Times New Roman" w:hAnsi="Times New Roman" w:cs="Times New Roman"/>
          <w:color w:val="000000"/>
          <w:sz w:val="28"/>
          <w:szCs w:val="28"/>
        </w:rPr>
        <w:t>Sachin</w:t>
      </w:r>
      <w:proofErr w:type="spellEnd"/>
      <w:r w:rsidR="00252513" w:rsidRPr="004E6089">
        <w:rPr>
          <w:rFonts w:ascii="Times New Roman" w:eastAsia="Times New Roman" w:hAnsi="Times New Roman" w:cs="Times New Roman"/>
          <w:color w:val="000000"/>
          <w:sz w:val="28"/>
          <w:szCs w:val="28"/>
        </w:rPr>
        <w:br/>
        <w:t xml:space="preserve">c. </w:t>
      </w:r>
      <w:proofErr w:type="spellStart"/>
      <w:r w:rsidR="00252513" w:rsidRPr="004E6089">
        <w:rPr>
          <w:rFonts w:ascii="Times New Roman" w:eastAsia="Times New Roman" w:hAnsi="Times New Roman" w:cs="Times New Roman"/>
          <w:color w:val="000000"/>
          <w:sz w:val="28"/>
          <w:szCs w:val="28"/>
        </w:rPr>
        <w:t>Ashwini</w:t>
      </w:r>
      <w:proofErr w:type="spellEnd"/>
      <w:r w:rsidR="00252513" w:rsidRPr="004E6089">
        <w:rPr>
          <w:rFonts w:ascii="Times New Roman" w:eastAsia="Times New Roman" w:hAnsi="Times New Roman" w:cs="Times New Roman"/>
          <w:color w:val="000000"/>
          <w:sz w:val="28"/>
          <w:szCs w:val="28"/>
        </w:rPr>
        <w:br/>
        <w:t xml:space="preserve">d. </w:t>
      </w:r>
      <w:proofErr w:type="spellStart"/>
      <w:r w:rsidR="00252513" w:rsidRPr="004E6089">
        <w:rPr>
          <w:rFonts w:ascii="Times New Roman" w:eastAsia="Times New Roman" w:hAnsi="Times New Roman" w:cs="Times New Roman"/>
          <w:color w:val="000000"/>
          <w:sz w:val="28"/>
          <w:szCs w:val="28"/>
        </w:rPr>
        <w:t>Rupesh</w:t>
      </w:r>
      <w:proofErr w:type="spell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B) Facing 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Six Friends A, B, C, D, E and F are sitting on a circular table facing 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E is between B and C</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B and F are exactly opposite to each other.</w:t>
      </w:r>
      <w:r w:rsidR="00252513" w:rsidRPr="004E6089">
        <w:rPr>
          <w:rFonts w:ascii="Times New Roman" w:eastAsia="Times New Roman" w:hAnsi="Times New Roman" w:cs="Times New Roman"/>
          <w:color w:val="000000"/>
          <w:sz w:val="28"/>
          <w:szCs w:val="28"/>
        </w:rPr>
        <w:br/>
        <w:t>- A is exactly to the right of B.</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16</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Who is in between D and B?</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a. E</w:t>
      </w:r>
      <w:r w:rsidR="00252513" w:rsidRPr="004E6089">
        <w:rPr>
          <w:rFonts w:ascii="Times New Roman" w:eastAsia="Times New Roman" w:hAnsi="Times New Roman" w:cs="Times New Roman"/>
          <w:color w:val="000000"/>
          <w:sz w:val="28"/>
          <w:szCs w:val="28"/>
        </w:rPr>
        <w:br/>
        <w:t xml:space="preserve">b. </w:t>
      </w:r>
      <w:proofErr w:type="gramStart"/>
      <w:r w:rsidR="00252513" w:rsidRPr="004E6089">
        <w:rPr>
          <w:rFonts w:ascii="Times New Roman" w:eastAsia="Times New Roman" w:hAnsi="Times New Roman" w:cs="Times New Roman"/>
          <w:color w:val="000000"/>
          <w:sz w:val="28"/>
          <w:szCs w:val="28"/>
        </w:rPr>
        <w:t>A</w:t>
      </w:r>
      <w:r w:rsidR="00252513" w:rsidRPr="004E6089">
        <w:rPr>
          <w:rFonts w:ascii="Times New Roman" w:eastAsia="Times New Roman" w:hAnsi="Times New Roman" w:cs="Times New Roman"/>
          <w:color w:val="000000"/>
          <w:sz w:val="28"/>
          <w:szCs w:val="28"/>
        </w:rPr>
        <w:br/>
        <w:t>c. F</w:t>
      </w:r>
      <w:r w:rsidR="00252513" w:rsidRPr="004E6089">
        <w:rPr>
          <w:rFonts w:ascii="Times New Roman" w:eastAsia="Times New Roman" w:hAnsi="Times New Roman" w:cs="Times New Roman"/>
          <w:color w:val="000000"/>
          <w:sz w:val="28"/>
          <w:szCs w:val="28"/>
        </w:rPr>
        <w:br/>
        <w:t>d. C</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17</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Who is exactly to the right of D?</w:t>
      </w:r>
      <w:r w:rsidR="00252513" w:rsidRPr="00622654">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a. A</w:t>
      </w:r>
      <w:r w:rsidR="00252513" w:rsidRPr="004E6089">
        <w:rPr>
          <w:rFonts w:ascii="Times New Roman" w:eastAsia="Times New Roman" w:hAnsi="Times New Roman" w:cs="Times New Roman"/>
          <w:color w:val="000000"/>
          <w:sz w:val="28"/>
          <w:szCs w:val="28"/>
        </w:rPr>
        <w:br/>
        <w:t>b. C</w:t>
      </w:r>
      <w:r w:rsidR="00252513" w:rsidRPr="004E6089">
        <w:rPr>
          <w:rFonts w:ascii="Times New Roman" w:eastAsia="Times New Roman" w:hAnsi="Times New Roman" w:cs="Times New Roman"/>
          <w:color w:val="000000"/>
          <w:sz w:val="28"/>
          <w:szCs w:val="28"/>
        </w:rPr>
        <w:br/>
        <w:t>c. F</w:t>
      </w:r>
      <w:r w:rsidR="00252513" w:rsidRPr="004E6089">
        <w:rPr>
          <w:rFonts w:ascii="Times New Roman" w:eastAsia="Times New Roman" w:hAnsi="Times New Roman" w:cs="Times New Roman"/>
          <w:color w:val="000000"/>
          <w:sz w:val="28"/>
          <w:szCs w:val="28"/>
        </w:rPr>
        <w:br/>
        <w:t>d. 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Note:</w:t>
      </w:r>
      <w:r w:rsidR="00252513" w:rsidRPr="004E6089">
        <w:rPr>
          <w:rFonts w:ascii="Times New Roman" w:eastAsia="Times New Roman" w:hAnsi="Times New Roman" w:cs="Times New Roman"/>
          <w:color w:val="000000"/>
          <w:sz w:val="28"/>
          <w:szCs w:val="28"/>
        </w:rPr>
        <w:t> "Facing 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18</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 Who are the neighbors of A?</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lastRenderedPageBreak/>
        <w:t>a. B and D</w:t>
      </w:r>
      <w:r w:rsidR="00252513" w:rsidRPr="004E6089">
        <w:rPr>
          <w:rFonts w:ascii="Times New Roman" w:eastAsia="Times New Roman" w:hAnsi="Times New Roman" w:cs="Times New Roman"/>
          <w:color w:val="000000"/>
          <w:sz w:val="28"/>
          <w:szCs w:val="28"/>
        </w:rPr>
        <w:br/>
        <w:t>b. B and E</w:t>
      </w:r>
      <w:r w:rsidR="00252513" w:rsidRPr="004E6089">
        <w:rPr>
          <w:rFonts w:ascii="Times New Roman" w:eastAsia="Times New Roman" w:hAnsi="Times New Roman" w:cs="Times New Roman"/>
          <w:color w:val="000000"/>
          <w:sz w:val="28"/>
          <w:szCs w:val="28"/>
        </w:rPr>
        <w:br/>
        <w:t>c. F and E</w:t>
      </w:r>
      <w:r w:rsidR="00252513" w:rsidRPr="004E6089">
        <w:rPr>
          <w:rFonts w:ascii="Times New Roman" w:eastAsia="Times New Roman" w:hAnsi="Times New Roman" w:cs="Times New Roman"/>
          <w:color w:val="000000"/>
          <w:sz w:val="28"/>
          <w:szCs w:val="28"/>
        </w:rPr>
        <w:br/>
        <w:t>d. F and C</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C) Inwards - 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Six Friends A, B, C, D, E and F are sitting on a circular table 2 facing inwards and are exactly opposite to each other and rest facing outwards.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B is facing outwards and is left to C</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F is in between E and D.</w:t>
      </w:r>
      <w:r w:rsidR="00252513" w:rsidRPr="004E6089">
        <w:rPr>
          <w:rFonts w:ascii="Times New Roman" w:eastAsia="Times New Roman" w:hAnsi="Times New Roman" w:cs="Times New Roman"/>
          <w:color w:val="000000"/>
          <w:sz w:val="28"/>
          <w:szCs w:val="28"/>
        </w:rPr>
        <w:br/>
        <w:t>- E is facing inwards.</w:t>
      </w:r>
      <w:r w:rsidR="00252513" w:rsidRPr="004E6089">
        <w:rPr>
          <w:rFonts w:ascii="Times New Roman" w:eastAsia="Times New Roman" w:hAnsi="Times New Roman" w:cs="Times New Roman"/>
          <w:color w:val="000000"/>
          <w:sz w:val="28"/>
          <w:szCs w:val="28"/>
        </w:rPr>
        <w:br/>
        <w:t>- A is 2</w:t>
      </w:r>
      <w:r w:rsidR="00252513" w:rsidRPr="004E6089">
        <w:rPr>
          <w:rFonts w:ascii="Times New Roman" w:eastAsia="Times New Roman" w:hAnsi="Times New Roman" w:cs="Times New Roman"/>
          <w:color w:val="000000"/>
          <w:sz w:val="28"/>
          <w:szCs w:val="28"/>
          <w:vertAlign w:val="superscript"/>
        </w:rPr>
        <w:t>nd</w:t>
      </w:r>
      <w:r w:rsidR="00252513" w:rsidRPr="004E6089">
        <w:rPr>
          <w:rFonts w:ascii="Times New Roman" w:eastAsia="Times New Roman" w:hAnsi="Times New Roman" w:cs="Times New Roman"/>
          <w:color w:val="000000"/>
          <w:sz w:val="28"/>
          <w:szCs w:val="28"/>
        </w:rPr>
        <w:t> to the left of C</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C is not facing inwards.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622654">
        <w:rPr>
          <w:rFonts w:ascii="Times New Roman" w:eastAsia="Times New Roman" w:hAnsi="Times New Roman" w:cs="Times New Roman"/>
          <w:b/>
          <w:bCs/>
          <w:color w:val="000000"/>
          <w:sz w:val="28"/>
          <w:szCs w:val="28"/>
        </w:rPr>
        <w:t>19</w:t>
      </w:r>
      <w:r w:rsidR="009C1F0B" w:rsidRPr="00622654">
        <w:rPr>
          <w:rFonts w:ascii="Times New Roman" w:eastAsia="Times New Roman" w:hAnsi="Times New Roman" w:cs="Times New Roman"/>
          <w:b/>
          <w:bCs/>
          <w:color w:val="000000"/>
          <w:sz w:val="28"/>
          <w:szCs w:val="28"/>
        </w:rPr>
        <w:t>)</w:t>
      </w:r>
      <w:r w:rsidR="00252513" w:rsidRPr="00622654">
        <w:rPr>
          <w:rFonts w:ascii="Times New Roman" w:eastAsia="Times New Roman" w:hAnsi="Times New Roman" w:cs="Times New Roman"/>
          <w:b/>
          <w:bCs/>
          <w:color w:val="000000"/>
          <w:sz w:val="28"/>
          <w:szCs w:val="28"/>
        </w:rPr>
        <w:t>.</w:t>
      </w:r>
      <w:proofErr w:type="gramEnd"/>
      <w:r w:rsidR="00252513" w:rsidRPr="00622654">
        <w:rPr>
          <w:rFonts w:ascii="Times New Roman" w:eastAsia="Times New Roman" w:hAnsi="Times New Roman" w:cs="Times New Roman"/>
          <w:b/>
          <w:bCs/>
          <w:color w:val="000000"/>
          <w:sz w:val="28"/>
          <w:szCs w:val="28"/>
        </w:rPr>
        <w:t xml:space="preserve"> 2 persons exactly opposite to each other and facing center are</w:t>
      </w:r>
      <w:proofErr w:type="gramStart"/>
      <w:r w:rsidR="00252513" w:rsidRPr="00622654">
        <w:rPr>
          <w:rFonts w:ascii="Times New Roman" w:eastAsia="Times New Roman" w:hAnsi="Times New Roman" w:cs="Times New Roman"/>
          <w:b/>
          <w:bCs/>
          <w:color w:val="000000"/>
          <w:sz w:val="28"/>
          <w:szCs w:val="28"/>
        </w:rPr>
        <w:t>:</w:t>
      </w:r>
      <w:proofErr w:type="gram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a. B and F</w:t>
      </w:r>
      <w:r w:rsidR="00252513" w:rsidRPr="004E6089">
        <w:rPr>
          <w:rFonts w:ascii="Times New Roman" w:eastAsia="Times New Roman" w:hAnsi="Times New Roman" w:cs="Times New Roman"/>
          <w:color w:val="000000"/>
          <w:sz w:val="28"/>
          <w:szCs w:val="28"/>
        </w:rPr>
        <w:br/>
        <w:t>b. B and C</w:t>
      </w:r>
      <w:r w:rsidR="00252513" w:rsidRPr="004E6089">
        <w:rPr>
          <w:rFonts w:ascii="Times New Roman" w:eastAsia="Times New Roman" w:hAnsi="Times New Roman" w:cs="Times New Roman"/>
          <w:color w:val="000000"/>
          <w:sz w:val="28"/>
          <w:szCs w:val="28"/>
        </w:rPr>
        <w:br/>
        <w:t xml:space="preserve">c. </w:t>
      </w:r>
      <w:proofErr w:type="gramStart"/>
      <w:r w:rsidR="00252513" w:rsidRPr="004E6089">
        <w:rPr>
          <w:rFonts w:ascii="Times New Roman" w:eastAsia="Times New Roman" w:hAnsi="Times New Roman" w:cs="Times New Roman"/>
          <w:color w:val="000000"/>
          <w:sz w:val="28"/>
          <w:szCs w:val="28"/>
        </w:rPr>
        <w:t>A and E</w:t>
      </w:r>
      <w:r w:rsidR="00252513" w:rsidRPr="004E6089">
        <w:rPr>
          <w:rFonts w:ascii="Times New Roman" w:eastAsia="Times New Roman" w:hAnsi="Times New Roman" w:cs="Times New Roman"/>
          <w:color w:val="000000"/>
          <w:sz w:val="28"/>
          <w:szCs w:val="28"/>
        </w:rPr>
        <w:br/>
        <w:t>d. E and B</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t>20</w:t>
      </w:r>
      <w:r w:rsidR="009C1F0B" w:rsidRPr="00924208">
        <w:rPr>
          <w:rFonts w:ascii="Times New Roman" w:eastAsia="Times New Roman" w:hAnsi="Times New Roman" w:cs="Times New Roman"/>
          <w:b/>
          <w:bCs/>
          <w:color w:val="000000"/>
          <w:sz w:val="28"/>
          <w:szCs w:val="28"/>
        </w:rPr>
        <w:t>)</w:t>
      </w:r>
      <w:r w:rsidR="00252513"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If positions of B and D and F and C are interchanged, then who </w:t>
      </w:r>
      <w:proofErr w:type="gramStart"/>
      <w:r w:rsidR="00252513" w:rsidRPr="00924208">
        <w:rPr>
          <w:rFonts w:ascii="Times New Roman" w:eastAsia="Times New Roman" w:hAnsi="Times New Roman" w:cs="Times New Roman"/>
          <w:b/>
          <w:bCs/>
          <w:color w:val="000000"/>
          <w:sz w:val="28"/>
          <w:szCs w:val="28"/>
        </w:rPr>
        <w:t>is</w:t>
      </w:r>
      <w:proofErr w:type="gramEnd"/>
      <w:r w:rsidR="00252513" w:rsidRPr="00924208">
        <w:rPr>
          <w:rFonts w:ascii="Times New Roman" w:eastAsia="Times New Roman" w:hAnsi="Times New Roman" w:cs="Times New Roman"/>
          <w:b/>
          <w:bCs/>
          <w:color w:val="000000"/>
          <w:sz w:val="28"/>
          <w:szCs w:val="28"/>
        </w:rPr>
        <w:t xml:space="preserve"> 2 places left to B</w:t>
      </w:r>
      <w:r w:rsidR="00924208">
        <w:rPr>
          <w:rFonts w:ascii="Times New Roman" w:eastAsia="Times New Roman" w:hAnsi="Times New Roman" w:cs="Times New Roman"/>
          <w:b/>
          <w:bCs/>
          <w:color w:val="000000"/>
          <w:sz w:val="28"/>
          <w:szCs w:val="28"/>
        </w:rPr>
        <w:t>?</w:t>
      </w:r>
      <w:r w:rsidR="00252513" w:rsidRPr="00924208">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a. C</w:t>
      </w:r>
      <w:r w:rsidR="00252513" w:rsidRPr="004E6089">
        <w:rPr>
          <w:rFonts w:ascii="Times New Roman" w:eastAsia="Times New Roman" w:hAnsi="Times New Roman" w:cs="Times New Roman"/>
          <w:color w:val="000000"/>
          <w:sz w:val="28"/>
          <w:szCs w:val="28"/>
        </w:rPr>
        <w:br/>
        <w:t>b. E</w:t>
      </w:r>
      <w:r w:rsidR="00252513" w:rsidRPr="004E6089">
        <w:rPr>
          <w:rFonts w:ascii="Times New Roman" w:eastAsia="Times New Roman" w:hAnsi="Times New Roman" w:cs="Times New Roman"/>
          <w:color w:val="000000"/>
          <w:sz w:val="28"/>
          <w:szCs w:val="28"/>
        </w:rPr>
        <w:br/>
        <w:t xml:space="preserve">c. </w:t>
      </w:r>
      <w:proofErr w:type="gramStart"/>
      <w:r w:rsidR="00252513" w:rsidRPr="004E6089">
        <w:rPr>
          <w:rFonts w:ascii="Times New Roman" w:eastAsia="Times New Roman" w:hAnsi="Times New Roman" w:cs="Times New Roman"/>
          <w:color w:val="000000"/>
          <w:sz w:val="28"/>
          <w:szCs w:val="28"/>
        </w:rPr>
        <w:t>A</w:t>
      </w:r>
      <w:r w:rsidR="00252513" w:rsidRPr="004E6089">
        <w:rPr>
          <w:rFonts w:ascii="Times New Roman" w:eastAsia="Times New Roman" w:hAnsi="Times New Roman" w:cs="Times New Roman"/>
          <w:color w:val="000000"/>
          <w:sz w:val="28"/>
          <w:szCs w:val="28"/>
        </w:rPr>
        <w:br/>
        <w:t>d. D</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lastRenderedPageBreak/>
        <w:t>21</w:t>
      </w:r>
      <w:r w:rsidR="009C1F0B" w:rsidRPr="00924208">
        <w:rPr>
          <w:rFonts w:ascii="Times New Roman" w:eastAsia="Times New Roman" w:hAnsi="Times New Roman" w:cs="Times New Roman"/>
          <w:b/>
          <w:bCs/>
          <w:color w:val="000000"/>
          <w:sz w:val="28"/>
          <w:szCs w:val="28"/>
        </w:rPr>
        <w:t>)</w:t>
      </w:r>
      <w:r w:rsidR="00252513"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E is in between</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a. B and D</w:t>
      </w:r>
      <w:r w:rsidR="00252513" w:rsidRPr="004E6089">
        <w:rPr>
          <w:rFonts w:ascii="Times New Roman" w:eastAsia="Times New Roman" w:hAnsi="Times New Roman" w:cs="Times New Roman"/>
          <w:color w:val="000000"/>
          <w:sz w:val="28"/>
          <w:szCs w:val="28"/>
        </w:rPr>
        <w:br/>
        <w:t>b. F and C</w:t>
      </w:r>
      <w:r w:rsidR="00252513" w:rsidRPr="004E6089">
        <w:rPr>
          <w:rFonts w:ascii="Times New Roman" w:eastAsia="Times New Roman" w:hAnsi="Times New Roman" w:cs="Times New Roman"/>
          <w:color w:val="000000"/>
          <w:sz w:val="28"/>
          <w:szCs w:val="28"/>
        </w:rPr>
        <w:br/>
        <w:t>c. B and C</w:t>
      </w:r>
      <w:r w:rsidR="00252513" w:rsidRPr="004E6089">
        <w:rPr>
          <w:rFonts w:ascii="Times New Roman" w:eastAsia="Times New Roman" w:hAnsi="Times New Roman" w:cs="Times New Roman"/>
          <w:color w:val="000000"/>
          <w:sz w:val="28"/>
          <w:szCs w:val="28"/>
        </w:rPr>
        <w:br/>
        <w:t xml:space="preserve">d. </w:t>
      </w:r>
      <w:proofErr w:type="gramStart"/>
      <w:r w:rsidR="00252513" w:rsidRPr="004E6089">
        <w:rPr>
          <w:rFonts w:ascii="Times New Roman" w:eastAsia="Times New Roman" w:hAnsi="Times New Roman" w:cs="Times New Roman"/>
          <w:color w:val="000000"/>
          <w:sz w:val="28"/>
          <w:szCs w:val="28"/>
        </w:rPr>
        <w:t>None of the above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t>22</w:t>
      </w:r>
      <w:r w:rsidR="009C1F0B" w:rsidRPr="00924208">
        <w:rPr>
          <w:rFonts w:ascii="Times New Roman" w:eastAsia="Times New Roman" w:hAnsi="Times New Roman" w:cs="Times New Roman"/>
          <w:b/>
          <w:bCs/>
          <w:color w:val="000000"/>
          <w:sz w:val="28"/>
          <w:szCs w:val="28"/>
        </w:rPr>
        <w:t>)</w:t>
      </w:r>
      <w:r w:rsidR="00252513"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Who is to the immediate right of </w:t>
      </w:r>
      <w:proofErr w:type="gramStart"/>
      <w:r w:rsidR="00252513" w:rsidRPr="00924208">
        <w:rPr>
          <w:rFonts w:ascii="Times New Roman" w:eastAsia="Times New Roman" w:hAnsi="Times New Roman" w:cs="Times New Roman"/>
          <w:b/>
          <w:bCs/>
          <w:color w:val="000000"/>
          <w:sz w:val="28"/>
          <w:szCs w:val="28"/>
        </w:rPr>
        <w:t>A</w:t>
      </w:r>
      <w:proofErr w:type="gramEnd"/>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a. B</w:t>
      </w:r>
      <w:r w:rsidR="00252513" w:rsidRPr="004E6089">
        <w:rPr>
          <w:rFonts w:ascii="Times New Roman" w:eastAsia="Times New Roman" w:hAnsi="Times New Roman" w:cs="Times New Roman"/>
          <w:color w:val="000000"/>
          <w:sz w:val="28"/>
          <w:szCs w:val="28"/>
        </w:rPr>
        <w:br/>
        <w:t>b. C</w:t>
      </w:r>
      <w:r w:rsidR="00252513" w:rsidRPr="004E6089">
        <w:rPr>
          <w:rFonts w:ascii="Times New Roman" w:eastAsia="Times New Roman" w:hAnsi="Times New Roman" w:cs="Times New Roman"/>
          <w:color w:val="000000"/>
          <w:sz w:val="28"/>
          <w:szCs w:val="28"/>
        </w:rPr>
        <w:br/>
        <w:t>c. D</w:t>
      </w:r>
      <w:r w:rsidR="00252513" w:rsidRPr="004E6089">
        <w:rPr>
          <w:rFonts w:ascii="Times New Roman" w:eastAsia="Times New Roman" w:hAnsi="Times New Roman" w:cs="Times New Roman"/>
          <w:color w:val="000000"/>
          <w:sz w:val="28"/>
          <w:szCs w:val="28"/>
        </w:rPr>
        <w:br/>
        <w:t>d. None of the above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73AD21"/>
          <w:sz w:val="28"/>
          <w:szCs w:val="28"/>
        </w:rPr>
        <w:t>4) Rectangular Seating Arrangement</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 xml:space="preserve">A) </w:t>
      </w:r>
      <w:proofErr w:type="gramStart"/>
      <w:r w:rsidR="00252513" w:rsidRPr="004E6089">
        <w:rPr>
          <w:rFonts w:ascii="Times New Roman" w:eastAsia="Times New Roman" w:hAnsi="Times New Roman" w:cs="Times New Roman"/>
          <w:bCs/>
          <w:color w:val="000000"/>
          <w:sz w:val="28"/>
          <w:szCs w:val="28"/>
        </w:rPr>
        <w:t>In</w:t>
      </w:r>
      <w:proofErr w:type="gramEnd"/>
      <w:r w:rsidR="00252513" w:rsidRPr="004E6089">
        <w:rPr>
          <w:rFonts w:ascii="Times New Roman" w:eastAsia="Times New Roman" w:hAnsi="Times New Roman" w:cs="Times New Roman"/>
          <w:bCs/>
          <w:color w:val="000000"/>
          <w:sz w:val="28"/>
          <w:szCs w:val="28"/>
        </w:rPr>
        <w:t xml:space="preserve"> a group discussion A, B, C, D, E and F are sitting around a rectangular table.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A is sitting on a side alone.</w:t>
      </w:r>
      <w:r w:rsidR="00252513" w:rsidRPr="004E6089">
        <w:rPr>
          <w:rFonts w:ascii="Times New Roman" w:eastAsia="Times New Roman" w:hAnsi="Times New Roman" w:cs="Times New Roman"/>
          <w:color w:val="000000"/>
          <w:sz w:val="28"/>
          <w:szCs w:val="28"/>
        </w:rPr>
        <w:br/>
        <w:t xml:space="preserve">- B, C </w:t>
      </w:r>
      <w:proofErr w:type="gramStart"/>
      <w:r w:rsidR="00252513" w:rsidRPr="004E6089">
        <w:rPr>
          <w:rFonts w:ascii="Times New Roman" w:eastAsia="Times New Roman" w:hAnsi="Times New Roman" w:cs="Times New Roman"/>
          <w:color w:val="000000"/>
          <w:sz w:val="28"/>
          <w:szCs w:val="28"/>
        </w:rPr>
        <w:t>are</w:t>
      </w:r>
      <w:proofErr w:type="gramEnd"/>
      <w:r w:rsidR="00252513" w:rsidRPr="004E6089">
        <w:rPr>
          <w:rFonts w:ascii="Times New Roman" w:eastAsia="Times New Roman" w:hAnsi="Times New Roman" w:cs="Times New Roman"/>
          <w:color w:val="000000"/>
          <w:sz w:val="28"/>
          <w:szCs w:val="28"/>
        </w:rPr>
        <w:t xml:space="preserve"> sitting on the same side.</w:t>
      </w:r>
      <w:r w:rsidR="00252513" w:rsidRPr="004E6089">
        <w:rPr>
          <w:rFonts w:ascii="Times New Roman" w:eastAsia="Times New Roman" w:hAnsi="Times New Roman" w:cs="Times New Roman"/>
          <w:color w:val="000000"/>
          <w:sz w:val="28"/>
          <w:szCs w:val="28"/>
        </w:rPr>
        <w:br/>
        <w:t>- F is facing A</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D is the immediate left of F.</w:t>
      </w:r>
      <w:r w:rsidR="00252513" w:rsidRPr="004E6089">
        <w:rPr>
          <w:rFonts w:ascii="Times New Roman" w:eastAsia="Times New Roman" w:hAnsi="Times New Roman" w:cs="Times New Roman"/>
          <w:color w:val="000000"/>
          <w:sz w:val="28"/>
          <w:szCs w:val="28"/>
        </w:rPr>
        <w:br/>
        <w:t>- C is facing D.</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t>23)</w:t>
      </w:r>
      <w:r w:rsidR="009C1F0B"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Who is immediate right of A?</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color w:val="000000"/>
          <w:sz w:val="28"/>
          <w:szCs w:val="28"/>
        </w:rPr>
        <w:t>a) B</w:t>
      </w:r>
      <w:r w:rsidR="00252513" w:rsidRPr="004E6089">
        <w:rPr>
          <w:rFonts w:ascii="Times New Roman" w:eastAsia="Times New Roman" w:hAnsi="Times New Roman" w:cs="Times New Roman"/>
          <w:color w:val="000000"/>
          <w:sz w:val="28"/>
          <w:szCs w:val="28"/>
        </w:rPr>
        <w:br/>
        <w:t>b) F</w:t>
      </w:r>
      <w:r w:rsidR="00252513" w:rsidRPr="004E6089">
        <w:rPr>
          <w:rFonts w:ascii="Times New Roman" w:eastAsia="Times New Roman" w:hAnsi="Times New Roman" w:cs="Times New Roman"/>
          <w:color w:val="000000"/>
          <w:sz w:val="28"/>
          <w:szCs w:val="28"/>
        </w:rPr>
        <w:br/>
        <w:t>c) E</w:t>
      </w:r>
      <w:r w:rsidR="00252513" w:rsidRPr="004E6089">
        <w:rPr>
          <w:rFonts w:ascii="Times New Roman" w:eastAsia="Times New Roman" w:hAnsi="Times New Roman" w:cs="Times New Roman"/>
          <w:color w:val="000000"/>
          <w:sz w:val="28"/>
          <w:szCs w:val="28"/>
        </w:rPr>
        <w:br/>
        <w:t>d) D</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t>24)</w:t>
      </w:r>
      <w:r w:rsidR="009C1F0B"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Who is between B and F?</w:t>
      </w:r>
      <w:r w:rsidR="00252513" w:rsidRPr="00924208">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a) C</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lastRenderedPageBreak/>
        <w:t>b) D</w:t>
      </w:r>
      <w:r w:rsidR="00252513" w:rsidRPr="004E6089">
        <w:rPr>
          <w:rFonts w:ascii="Times New Roman" w:eastAsia="Times New Roman" w:hAnsi="Times New Roman" w:cs="Times New Roman"/>
          <w:color w:val="000000"/>
          <w:sz w:val="28"/>
          <w:szCs w:val="28"/>
        </w:rPr>
        <w:br/>
        <w:t>c) A</w:t>
      </w:r>
      <w:r w:rsidR="00252513" w:rsidRPr="004E6089">
        <w:rPr>
          <w:rFonts w:ascii="Times New Roman" w:eastAsia="Times New Roman" w:hAnsi="Times New Roman" w:cs="Times New Roman"/>
          <w:color w:val="000000"/>
          <w:sz w:val="28"/>
          <w:szCs w:val="28"/>
        </w:rPr>
        <w:br/>
        <w:t>d) 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bCs/>
          <w:color w:val="000000"/>
          <w:sz w:val="28"/>
          <w:szCs w:val="28"/>
        </w:rPr>
        <w:t>B)</w:t>
      </w:r>
      <w:r w:rsidR="00252513" w:rsidRPr="004E6089">
        <w:rPr>
          <w:rFonts w:ascii="Times New Roman" w:eastAsia="Times New Roman" w:hAnsi="Times New Roman" w:cs="Times New Roman"/>
          <w:color w:val="000000"/>
          <w:sz w:val="28"/>
          <w:szCs w:val="28"/>
        </w:rPr>
        <w:t> L, M, N, O, P, Q, R and S are sitting around a square table in such a way that four of them sit at four corners of the square while four sit in the middle of each of the four sides. The ones who sit at the four corners face the centre while those who sit in the middle of the sides face outside. Two females sit in the middle of the sides and two at the corners.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t>- L sits second to the left of R</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R sits in the middle of one of the sides.</w:t>
      </w:r>
      <w:r w:rsidR="00252513" w:rsidRPr="004E6089">
        <w:rPr>
          <w:rFonts w:ascii="Times New Roman" w:eastAsia="Times New Roman" w:hAnsi="Times New Roman" w:cs="Times New Roman"/>
          <w:color w:val="000000"/>
          <w:sz w:val="28"/>
          <w:szCs w:val="28"/>
        </w:rPr>
        <w:br/>
        <w:t>- N sits fourth to the right of his wife and his wife is not an immediate neighbor of L or R</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M sits third to right of her husband.</w:t>
      </w:r>
      <w:r w:rsidR="00252513" w:rsidRPr="004E6089">
        <w:rPr>
          <w:rFonts w:ascii="Times New Roman" w:eastAsia="Times New Roman" w:hAnsi="Times New Roman" w:cs="Times New Roman"/>
          <w:color w:val="000000"/>
          <w:sz w:val="28"/>
          <w:szCs w:val="28"/>
        </w:rPr>
        <w:br/>
        <w:t>- M does not sit at any of the corners.</w:t>
      </w:r>
      <w:r w:rsidR="00252513" w:rsidRPr="004E6089">
        <w:rPr>
          <w:rFonts w:ascii="Times New Roman" w:eastAsia="Times New Roman" w:hAnsi="Times New Roman" w:cs="Times New Roman"/>
          <w:color w:val="000000"/>
          <w:sz w:val="28"/>
          <w:szCs w:val="28"/>
        </w:rPr>
        <w:br/>
        <w:t>- Only O sits between M and S</w:t>
      </w:r>
      <w:proofErr w:type="gramStart"/>
      <w:r w:rsidR="00252513" w:rsidRPr="004E6089">
        <w:rPr>
          <w:rFonts w:ascii="Times New Roman" w:eastAsia="Times New Roman" w:hAnsi="Times New Roman" w:cs="Times New Roman"/>
          <w:color w:val="000000"/>
          <w:sz w:val="28"/>
          <w:szCs w:val="28"/>
        </w:rPr>
        <w:t>.</w:t>
      </w:r>
      <w:proofErr w:type="gramEnd"/>
      <w:r w:rsidR="00252513" w:rsidRPr="004E6089">
        <w:rPr>
          <w:rFonts w:ascii="Times New Roman" w:eastAsia="Times New Roman" w:hAnsi="Times New Roman" w:cs="Times New Roman"/>
          <w:color w:val="000000"/>
          <w:sz w:val="28"/>
          <w:szCs w:val="28"/>
        </w:rPr>
        <w:br/>
        <w:t>- S is husband of L.</w:t>
      </w:r>
      <w:r w:rsidR="00252513" w:rsidRPr="004E6089">
        <w:rPr>
          <w:rFonts w:ascii="Times New Roman" w:eastAsia="Times New Roman" w:hAnsi="Times New Roman" w:cs="Times New Roman"/>
          <w:color w:val="000000"/>
          <w:sz w:val="28"/>
          <w:szCs w:val="28"/>
        </w:rPr>
        <w:br/>
        <w:t>- P is a male.</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proofErr w:type="gramStart"/>
      <w:r w:rsidR="00252513" w:rsidRPr="004E6089">
        <w:rPr>
          <w:rFonts w:ascii="Times New Roman" w:eastAsia="Times New Roman" w:hAnsi="Times New Roman" w:cs="Times New Roman"/>
          <w:bCs/>
          <w:color w:val="FF4500"/>
          <w:sz w:val="28"/>
          <w:szCs w:val="28"/>
        </w:rPr>
        <w:t>Questions</w:t>
      </w:r>
      <w:r w:rsidR="00252513" w:rsidRPr="004E6089">
        <w:rPr>
          <w:rFonts w:ascii="Times New Roman" w:eastAsia="Times New Roman" w:hAnsi="Times New Roman" w:cs="Times New Roman"/>
          <w:color w:val="000000"/>
          <w:sz w:val="28"/>
          <w:szCs w:val="28"/>
        </w:rPr>
        <w:br/>
      </w:r>
      <w:r w:rsidR="00252513" w:rsidRPr="004E6089">
        <w:rPr>
          <w:rFonts w:ascii="Times New Roman" w:eastAsia="Times New Roman" w:hAnsi="Times New Roman" w:cs="Times New Roman"/>
          <w:color w:val="000000"/>
          <w:sz w:val="28"/>
          <w:szCs w:val="28"/>
        </w:rPr>
        <w:br/>
      </w:r>
      <w:r w:rsidR="00252513" w:rsidRPr="00924208">
        <w:rPr>
          <w:rFonts w:ascii="Times New Roman" w:eastAsia="Times New Roman" w:hAnsi="Times New Roman" w:cs="Times New Roman"/>
          <w:b/>
          <w:bCs/>
          <w:color w:val="000000"/>
          <w:sz w:val="28"/>
          <w:szCs w:val="28"/>
        </w:rPr>
        <w:t>25)</w:t>
      </w:r>
      <w:r w:rsidR="009C1F0B" w:rsidRPr="00924208">
        <w:rPr>
          <w:rFonts w:ascii="Times New Roman" w:eastAsia="Times New Roman" w:hAnsi="Times New Roman" w:cs="Times New Roman"/>
          <w:b/>
          <w:bCs/>
          <w:color w:val="000000"/>
          <w:sz w:val="28"/>
          <w:szCs w:val="28"/>
        </w:rPr>
        <w:t>.</w:t>
      </w:r>
      <w:proofErr w:type="gramEnd"/>
      <w:r w:rsidR="00252513" w:rsidRPr="00924208">
        <w:rPr>
          <w:rFonts w:ascii="Times New Roman" w:eastAsia="Times New Roman" w:hAnsi="Times New Roman" w:cs="Times New Roman"/>
          <w:b/>
          <w:bCs/>
          <w:color w:val="000000"/>
          <w:sz w:val="28"/>
          <w:szCs w:val="28"/>
        </w:rPr>
        <w:t xml:space="preserve"> Which of the following is true with respect to given seating arrangement?</w:t>
      </w:r>
      <w:r w:rsidR="00252513" w:rsidRPr="00924208">
        <w:rPr>
          <w:rFonts w:ascii="Times New Roman" w:eastAsia="Times New Roman" w:hAnsi="Times New Roman" w:cs="Times New Roman"/>
          <w:b/>
          <w:color w:val="000000"/>
          <w:sz w:val="28"/>
          <w:szCs w:val="28"/>
        </w:rPr>
        <w:br/>
      </w:r>
      <w:r w:rsidR="00252513" w:rsidRPr="004E6089">
        <w:rPr>
          <w:rFonts w:ascii="Times New Roman" w:eastAsia="Times New Roman" w:hAnsi="Times New Roman" w:cs="Times New Roman"/>
          <w:color w:val="000000"/>
          <w:sz w:val="28"/>
          <w:szCs w:val="28"/>
        </w:rPr>
        <w:br/>
        <w:t>a) No two males are immediate neighbors of each other.</w:t>
      </w:r>
    </w:p>
    <w:p w:rsidR="00252513" w:rsidRPr="004E6089" w:rsidRDefault="00252513" w:rsidP="00252513">
      <w:pPr>
        <w:shd w:val="clear" w:color="auto" w:fill="FFFFFF"/>
        <w:spacing w:after="0" w:line="340" w:lineRule="atLeast"/>
        <w:rPr>
          <w:ins w:id="0" w:author="Unknown"/>
          <w:rFonts w:ascii="Times New Roman" w:eastAsia="Times New Roman" w:hAnsi="Times New Roman" w:cs="Times New Roman"/>
          <w:color w:val="000000"/>
          <w:sz w:val="28"/>
          <w:szCs w:val="28"/>
        </w:rPr>
      </w:pPr>
      <w:ins w:id="1" w:author="Unknown">
        <w:r w:rsidRPr="004E6089">
          <w:rPr>
            <w:rFonts w:ascii="Times New Roman" w:eastAsia="Times New Roman" w:hAnsi="Times New Roman" w:cs="Times New Roman"/>
            <w:color w:val="000000"/>
            <w:sz w:val="28"/>
            <w:szCs w:val="28"/>
          </w:rPr>
          <w:br/>
          <w:t>b) R and S face each other in the seating arrangement.</w:t>
        </w:r>
      </w:ins>
    </w:p>
    <w:p w:rsidR="00252513" w:rsidRPr="004E6089" w:rsidRDefault="00252513" w:rsidP="00252513">
      <w:pPr>
        <w:shd w:val="clear" w:color="auto" w:fill="FFFFFF"/>
        <w:spacing w:after="0" w:line="340" w:lineRule="atLeast"/>
        <w:rPr>
          <w:rFonts w:ascii="Times New Roman" w:eastAsia="Times New Roman" w:hAnsi="Times New Roman" w:cs="Times New Roman"/>
          <w:color w:val="000000"/>
          <w:sz w:val="28"/>
          <w:szCs w:val="28"/>
        </w:rPr>
      </w:pPr>
      <w:ins w:id="2" w:author="Unknown">
        <w:r w:rsidRPr="004E6089">
          <w:rPr>
            <w:rFonts w:ascii="Times New Roman" w:eastAsia="Times New Roman" w:hAnsi="Times New Roman" w:cs="Times New Roman"/>
            <w:color w:val="000000"/>
            <w:sz w:val="28"/>
            <w:szCs w:val="28"/>
          </w:rPr>
          <w:br/>
          <w:t>c) L sits in the centre of one of the sides of the square table.</w:t>
        </w:r>
        <w:r w:rsidRPr="004E6089">
          <w:rPr>
            <w:rFonts w:ascii="Times New Roman" w:eastAsia="Times New Roman" w:hAnsi="Times New Roman" w:cs="Times New Roman"/>
            <w:color w:val="000000"/>
            <w:sz w:val="28"/>
            <w:szCs w:val="28"/>
          </w:rPr>
          <w:br/>
          <w:t>d) Q is a male and sits diagonally opposite to P.</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ins>
      <w:r w:rsidRPr="00924208">
        <w:rPr>
          <w:rFonts w:ascii="Times New Roman" w:eastAsia="Times New Roman" w:hAnsi="Times New Roman" w:cs="Times New Roman"/>
          <w:b/>
          <w:bCs/>
          <w:color w:val="000000"/>
          <w:sz w:val="28"/>
          <w:szCs w:val="28"/>
        </w:rPr>
        <w:t>26</w:t>
      </w:r>
      <w:ins w:id="3" w:author="Unknown">
        <w:r w:rsidRPr="00924208">
          <w:rPr>
            <w:rFonts w:ascii="Times New Roman" w:eastAsia="Times New Roman" w:hAnsi="Times New Roman" w:cs="Times New Roman"/>
            <w:b/>
            <w:bCs/>
            <w:color w:val="000000"/>
            <w:sz w:val="28"/>
            <w:szCs w:val="28"/>
          </w:rPr>
          <w:t>)</w:t>
        </w:r>
      </w:ins>
      <w:proofErr w:type="gramStart"/>
      <w:r w:rsidR="009C1F0B" w:rsidRPr="00924208">
        <w:rPr>
          <w:rFonts w:ascii="Times New Roman" w:eastAsia="Times New Roman" w:hAnsi="Times New Roman" w:cs="Times New Roman"/>
          <w:b/>
          <w:bCs/>
          <w:color w:val="000000"/>
          <w:sz w:val="28"/>
          <w:szCs w:val="28"/>
        </w:rPr>
        <w:t>.</w:t>
      </w:r>
      <w:ins w:id="4" w:author="Unknown">
        <w:r w:rsidRPr="00924208">
          <w:rPr>
            <w:rFonts w:ascii="Times New Roman" w:eastAsia="Times New Roman" w:hAnsi="Times New Roman" w:cs="Times New Roman"/>
            <w:b/>
            <w:bCs/>
            <w:color w:val="000000"/>
            <w:sz w:val="28"/>
            <w:szCs w:val="28"/>
          </w:rPr>
          <w:t xml:space="preserve">  Who</w:t>
        </w:r>
        <w:proofErr w:type="gramEnd"/>
        <w:r w:rsidRPr="00924208">
          <w:rPr>
            <w:rFonts w:ascii="Times New Roman" w:eastAsia="Times New Roman" w:hAnsi="Times New Roman" w:cs="Times New Roman"/>
            <w:b/>
            <w:bCs/>
            <w:color w:val="000000"/>
            <w:sz w:val="28"/>
            <w:szCs w:val="28"/>
          </w:rPr>
          <w:t xml:space="preserve"> amongst the following is M’s husband?</w:t>
        </w:r>
        <w:r w:rsidRPr="00924208">
          <w:rPr>
            <w:rFonts w:ascii="Times New Roman" w:eastAsia="Times New Roman" w:hAnsi="Times New Roman" w:cs="Times New Roman"/>
            <w:b/>
            <w:color w:val="000000"/>
            <w:sz w:val="28"/>
            <w:szCs w:val="28"/>
          </w:rPr>
          <w:br/>
        </w:r>
        <w:r w:rsidRPr="004E6089">
          <w:rPr>
            <w:rFonts w:ascii="Times New Roman" w:eastAsia="Times New Roman" w:hAnsi="Times New Roman" w:cs="Times New Roman"/>
            <w:color w:val="000000"/>
            <w:sz w:val="28"/>
            <w:szCs w:val="28"/>
          </w:rPr>
          <w:br/>
        </w:r>
        <w:proofErr w:type="gramStart"/>
        <w:r w:rsidRPr="004E6089">
          <w:rPr>
            <w:rFonts w:ascii="Times New Roman" w:eastAsia="Times New Roman" w:hAnsi="Times New Roman" w:cs="Times New Roman"/>
            <w:color w:val="000000"/>
            <w:sz w:val="28"/>
            <w:szCs w:val="28"/>
          </w:rPr>
          <w:t>a) N</w:t>
        </w:r>
        <w:r w:rsidRPr="004E6089">
          <w:rPr>
            <w:rFonts w:ascii="Times New Roman" w:eastAsia="Times New Roman" w:hAnsi="Times New Roman" w:cs="Times New Roman"/>
            <w:color w:val="000000"/>
            <w:sz w:val="28"/>
            <w:szCs w:val="28"/>
          </w:rPr>
          <w:br/>
          <w:t>b) R</w:t>
        </w:r>
        <w:r w:rsidRPr="004E6089">
          <w:rPr>
            <w:rFonts w:ascii="Times New Roman" w:eastAsia="Times New Roman" w:hAnsi="Times New Roman" w:cs="Times New Roman"/>
            <w:color w:val="000000"/>
            <w:sz w:val="28"/>
            <w:szCs w:val="28"/>
          </w:rPr>
          <w:br/>
          <w:t>c) Q</w:t>
        </w:r>
        <w:r w:rsidRPr="004E6089">
          <w:rPr>
            <w:rFonts w:ascii="Times New Roman" w:eastAsia="Times New Roman" w:hAnsi="Times New Roman" w:cs="Times New Roman"/>
            <w:color w:val="000000"/>
            <w:sz w:val="28"/>
            <w:szCs w:val="28"/>
          </w:rPr>
          <w:br/>
          <w:t>d) P</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lastRenderedPageBreak/>
          <w:br/>
        </w:r>
      </w:ins>
      <w:r w:rsidRPr="00924208">
        <w:rPr>
          <w:rFonts w:ascii="Times New Roman" w:eastAsia="Times New Roman" w:hAnsi="Times New Roman" w:cs="Times New Roman"/>
          <w:b/>
          <w:bCs/>
          <w:color w:val="000000"/>
          <w:sz w:val="28"/>
          <w:szCs w:val="28"/>
        </w:rPr>
        <w:t>27</w:t>
      </w:r>
      <w:ins w:id="5" w:author="Unknown">
        <w:r w:rsidRPr="00924208">
          <w:rPr>
            <w:rFonts w:ascii="Times New Roman" w:eastAsia="Times New Roman" w:hAnsi="Times New Roman" w:cs="Times New Roman"/>
            <w:b/>
            <w:bCs/>
            <w:color w:val="000000"/>
            <w:sz w:val="28"/>
            <w:szCs w:val="28"/>
          </w:rPr>
          <w:t>)</w:t>
        </w:r>
      </w:ins>
      <w:r w:rsidR="009C1F0B" w:rsidRPr="00924208">
        <w:rPr>
          <w:rFonts w:ascii="Times New Roman" w:eastAsia="Times New Roman" w:hAnsi="Times New Roman" w:cs="Times New Roman"/>
          <w:b/>
          <w:bCs/>
          <w:color w:val="000000"/>
          <w:sz w:val="28"/>
          <w:szCs w:val="28"/>
        </w:rPr>
        <w:t>.</w:t>
      </w:r>
      <w:proofErr w:type="gramEnd"/>
      <w:ins w:id="6" w:author="Unknown">
        <w:r w:rsidRPr="00924208">
          <w:rPr>
            <w:rFonts w:ascii="Times New Roman" w:eastAsia="Times New Roman" w:hAnsi="Times New Roman" w:cs="Times New Roman"/>
            <w:b/>
            <w:bCs/>
            <w:color w:val="000000"/>
            <w:sz w:val="28"/>
            <w:szCs w:val="28"/>
          </w:rPr>
          <w:t xml:space="preserve"> How many people sit between M and N when counted in anti- clock wise direction from M?</w:t>
        </w:r>
        <w:r w:rsidRPr="00924208">
          <w:rPr>
            <w:rFonts w:ascii="Times New Roman" w:eastAsia="Times New Roman" w:hAnsi="Times New Roman" w:cs="Times New Roman"/>
            <w:b/>
            <w:color w:val="000000"/>
            <w:sz w:val="28"/>
            <w:szCs w:val="28"/>
          </w:rPr>
          <w:br/>
        </w:r>
        <w:r w:rsidRPr="00924208">
          <w:rPr>
            <w:rFonts w:ascii="Times New Roman" w:eastAsia="Times New Roman" w:hAnsi="Times New Roman" w:cs="Times New Roman"/>
            <w:b/>
            <w:color w:val="000000"/>
            <w:sz w:val="28"/>
            <w:szCs w:val="28"/>
          </w:rPr>
          <w:br/>
        </w:r>
        <w:proofErr w:type="gramStart"/>
        <w:r w:rsidRPr="004E6089">
          <w:rPr>
            <w:rFonts w:ascii="Times New Roman" w:eastAsia="Times New Roman" w:hAnsi="Times New Roman" w:cs="Times New Roman"/>
            <w:color w:val="000000"/>
            <w:sz w:val="28"/>
            <w:szCs w:val="28"/>
          </w:rPr>
          <w:t>a) None</w:t>
        </w:r>
        <w:r w:rsidRPr="004E6089">
          <w:rPr>
            <w:rFonts w:ascii="Times New Roman" w:eastAsia="Times New Roman" w:hAnsi="Times New Roman" w:cs="Times New Roman"/>
            <w:color w:val="000000"/>
            <w:sz w:val="28"/>
            <w:szCs w:val="28"/>
          </w:rPr>
          <w:br/>
          <w:t>b) One</w:t>
        </w:r>
        <w:r w:rsidRPr="004E6089">
          <w:rPr>
            <w:rFonts w:ascii="Times New Roman" w:eastAsia="Times New Roman" w:hAnsi="Times New Roman" w:cs="Times New Roman"/>
            <w:color w:val="000000"/>
            <w:sz w:val="28"/>
            <w:szCs w:val="28"/>
          </w:rPr>
          <w:br/>
          <w:t>c) Two</w:t>
        </w:r>
        <w:r w:rsidRPr="004E6089">
          <w:rPr>
            <w:rFonts w:ascii="Times New Roman" w:eastAsia="Times New Roman" w:hAnsi="Times New Roman" w:cs="Times New Roman"/>
            <w:color w:val="000000"/>
            <w:sz w:val="28"/>
            <w:szCs w:val="28"/>
          </w:rPr>
          <w:br/>
          <w:t>d) Four</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ins>
      <w:r w:rsidRPr="00924208">
        <w:rPr>
          <w:rFonts w:ascii="Times New Roman" w:eastAsia="Times New Roman" w:hAnsi="Times New Roman" w:cs="Times New Roman"/>
          <w:b/>
          <w:bCs/>
          <w:color w:val="000000"/>
          <w:sz w:val="28"/>
          <w:szCs w:val="28"/>
        </w:rPr>
        <w:t>28</w:t>
      </w:r>
      <w:ins w:id="7" w:author="Unknown">
        <w:r w:rsidRPr="00924208">
          <w:rPr>
            <w:rFonts w:ascii="Times New Roman" w:eastAsia="Times New Roman" w:hAnsi="Times New Roman" w:cs="Times New Roman"/>
            <w:b/>
            <w:bCs/>
            <w:color w:val="000000"/>
            <w:sz w:val="28"/>
            <w:szCs w:val="28"/>
          </w:rPr>
          <w:t>)</w:t>
        </w:r>
      </w:ins>
      <w:r w:rsidR="009C1F0B" w:rsidRPr="00924208">
        <w:rPr>
          <w:rFonts w:ascii="Times New Roman" w:eastAsia="Times New Roman" w:hAnsi="Times New Roman" w:cs="Times New Roman"/>
          <w:b/>
          <w:bCs/>
          <w:color w:val="000000"/>
          <w:sz w:val="28"/>
          <w:szCs w:val="28"/>
        </w:rPr>
        <w:t>.</w:t>
      </w:r>
      <w:proofErr w:type="gramEnd"/>
      <w:ins w:id="8" w:author="Unknown">
        <w:r w:rsidRPr="00924208">
          <w:rPr>
            <w:rFonts w:ascii="Times New Roman" w:eastAsia="Times New Roman" w:hAnsi="Times New Roman" w:cs="Times New Roman"/>
            <w:b/>
            <w:bCs/>
            <w:color w:val="000000"/>
            <w:sz w:val="28"/>
            <w:szCs w:val="28"/>
          </w:rPr>
          <w:t xml:space="preserve"> Who amongst the following is the wife of N?</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O</w:t>
        </w:r>
        <w:r w:rsidRPr="004E6089">
          <w:rPr>
            <w:rFonts w:ascii="Times New Roman" w:eastAsia="Times New Roman" w:hAnsi="Times New Roman" w:cs="Times New Roman"/>
            <w:color w:val="000000"/>
            <w:sz w:val="28"/>
            <w:szCs w:val="28"/>
          </w:rPr>
          <w:br/>
          <w:t>b) Q</w:t>
        </w:r>
        <w:r w:rsidRPr="004E6089">
          <w:rPr>
            <w:rFonts w:ascii="Times New Roman" w:eastAsia="Times New Roman" w:hAnsi="Times New Roman" w:cs="Times New Roman"/>
            <w:color w:val="000000"/>
            <w:sz w:val="28"/>
            <w:szCs w:val="28"/>
          </w:rPr>
          <w:br/>
          <w:t>c) M</w:t>
        </w:r>
        <w:r w:rsidRPr="004E6089">
          <w:rPr>
            <w:rFonts w:ascii="Times New Roman" w:eastAsia="Times New Roman" w:hAnsi="Times New Roman" w:cs="Times New Roman"/>
            <w:color w:val="000000"/>
            <w:sz w:val="28"/>
            <w:szCs w:val="28"/>
          </w:rPr>
          <w:br/>
          <w:t>d) R</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ins>
      <w:r w:rsidRPr="00924208">
        <w:rPr>
          <w:rFonts w:ascii="Times New Roman" w:eastAsia="Times New Roman" w:hAnsi="Times New Roman" w:cs="Times New Roman"/>
          <w:b/>
          <w:bCs/>
          <w:color w:val="000000"/>
          <w:sz w:val="28"/>
          <w:szCs w:val="28"/>
        </w:rPr>
        <w:t>29</w:t>
      </w:r>
      <w:ins w:id="9" w:author="Unknown">
        <w:r w:rsidRPr="00924208">
          <w:rPr>
            <w:rFonts w:ascii="Times New Roman" w:eastAsia="Times New Roman" w:hAnsi="Times New Roman" w:cs="Times New Roman"/>
            <w:b/>
            <w:bCs/>
            <w:color w:val="000000"/>
            <w:sz w:val="28"/>
            <w:szCs w:val="28"/>
          </w:rPr>
          <w:t>)</w:t>
        </w:r>
      </w:ins>
      <w:r w:rsidR="009C1F0B" w:rsidRPr="00924208">
        <w:rPr>
          <w:rFonts w:ascii="Times New Roman" w:eastAsia="Times New Roman" w:hAnsi="Times New Roman" w:cs="Times New Roman"/>
          <w:b/>
          <w:bCs/>
          <w:color w:val="000000"/>
          <w:sz w:val="28"/>
          <w:szCs w:val="28"/>
        </w:rPr>
        <w:t>.</w:t>
      </w:r>
      <w:ins w:id="10" w:author="Unknown">
        <w:r w:rsidRPr="00924208">
          <w:rPr>
            <w:rFonts w:ascii="Times New Roman" w:eastAsia="Times New Roman" w:hAnsi="Times New Roman" w:cs="Times New Roman"/>
            <w:b/>
            <w:bCs/>
            <w:color w:val="000000"/>
            <w:sz w:val="28"/>
            <w:szCs w:val="28"/>
          </w:rPr>
          <w:t xml:space="preserve"> What is the position of P with respect to N?</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t>a) Immediately to the right</w:t>
        </w:r>
        <w:r w:rsidRPr="004E6089">
          <w:rPr>
            <w:rFonts w:ascii="Times New Roman" w:eastAsia="Times New Roman" w:hAnsi="Times New Roman" w:cs="Times New Roman"/>
            <w:color w:val="000000"/>
            <w:sz w:val="28"/>
            <w:szCs w:val="28"/>
          </w:rPr>
          <w:br/>
          <w:t>b) Second to the left</w:t>
        </w:r>
        <w:r w:rsidRPr="004E6089">
          <w:rPr>
            <w:rFonts w:ascii="Times New Roman" w:eastAsia="Times New Roman" w:hAnsi="Times New Roman" w:cs="Times New Roman"/>
            <w:color w:val="000000"/>
            <w:sz w:val="28"/>
            <w:szCs w:val="28"/>
          </w:rPr>
          <w:br/>
          <w:t>c) Third to the right</w:t>
        </w:r>
        <w:r w:rsidRPr="004E6089">
          <w:rPr>
            <w:rFonts w:ascii="Times New Roman" w:eastAsia="Times New Roman" w:hAnsi="Times New Roman" w:cs="Times New Roman"/>
            <w:color w:val="000000"/>
            <w:sz w:val="28"/>
            <w:szCs w:val="28"/>
          </w:rPr>
          <w:br/>
          <w:t>d) Second to the right</w:t>
        </w:r>
        <w:r w:rsidRPr="004E6089">
          <w:rPr>
            <w:rFonts w:ascii="Times New Roman" w:eastAsia="Times New Roman" w:hAnsi="Times New Roman" w:cs="Times New Roman"/>
            <w:color w:val="000000"/>
            <w:sz w:val="28"/>
            <w:szCs w:val="28"/>
          </w:rPr>
          <w:br/>
        </w:r>
        <w:r w:rsidRPr="004E6089">
          <w:rPr>
            <w:rFonts w:ascii="Times New Roman" w:eastAsia="Times New Roman" w:hAnsi="Times New Roman" w:cs="Times New Roman"/>
            <w:color w:val="000000"/>
            <w:sz w:val="28"/>
            <w:szCs w:val="28"/>
          </w:rPr>
          <w:br/>
        </w:r>
      </w:ins>
    </w:p>
    <w:tbl>
      <w:tblPr>
        <w:tblW w:w="11757" w:type="dxa"/>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tblPr>
      <w:tblGrid>
        <w:gridCol w:w="11757"/>
      </w:tblGrid>
      <w:tr w:rsidR="00252513" w:rsidRPr="00252513" w:rsidTr="00252513">
        <w:tc>
          <w:tcPr>
            <w:tcW w:w="0" w:type="auto"/>
            <w:tcBorders>
              <w:top w:val="single" w:sz="2" w:space="0" w:color="F1F1F1"/>
              <w:left w:val="single" w:sz="2" w:space="0" w:color="F1F1F1"/>
              <w:bottom w:val="single" w:sz="2" w:space="0" w:color="F1F1F1"/>
              <w:right w:val="single" w:sz="2" w:space="0" w:color="F1F1F1"/>
            </w:tcBorders>
            <w:shd w:val="clear" w:color="auto" w:fill="FFFFFF"/>
            <w:hideMark/>
          </w:tcPr>
          <w:p w:rsidR="004E6089" w:rsidRDefault="00252513" w:rsidP="003E6232">
            <w:pPr>
              <w:spacing w:after="240" w:line="375" w:lineRule="atLeast"/>
              <w:rPr>
                <w:rFonts w:ascii="Times New Roman" w:eastAsia="Times New Roman" w:hAnsi="Times New Roman" w:cs="Times New Roman"/>
                <w:bCs/>
                <w:color w:val="000000"/>
                <w:sz w:val="28"/>
                <w:szCs w:val="28"/>
              </w:rPr>
            </w:pPr>
            <w:r w:rsidRPr="00924208">
              <w:rPr>
                <w:rFonts w:ascii="Times New Roman" w:eastAsia="Times New Roman" w:hAnsi="Times New Roman" w:cs="Times New Roman"/>
                <w:b/>
                <w:bCs/>
                <w:color w:val="000000"/>
                <w:sz w:val="28"/>
                <w:szCs w:val="28"/>
              </w:rPr>
              <w:t> Read the following information to answer the given question</w:t>
            </w:r>
            <w:r w:rsidRPr="00252513">
              <w:rPr>
                <w:rFonts w:ascii="Times New Roman" w:eastAsia="Times New Roman" w:hAnsi="Times New Roman" w:cs="Times New Roman"/>
                <w:bCs/>
                <w:color w:val="000000"/>
                <w:sz w:val="28"/>
                <w:szCs w:val="28"/>
              </w:rPr>
              <w:t>.</w:t>
            </w:r>
            <w:r w:rsidRPr="00252513">
              <w:rPr>
                <w:rFonts w:ascii="Times New Roman" w:eastAsia="Times New Roman" w:hAnsi="Times New Roman" w:cs="Times New Roman"/>
                <w:bCs/>
                <w:color w:val="000000"/>
                <w:sz w:val="28"/>
                <w:szCs w:val="28"/>
              </w:rPr>
              <w:br/>
            </w:r>
            <w:r w:rsidRPr="00252513">
              <w:rPr>
                <w:rFonts w:ascii="Times New Roman" w:eastAsia="Times New Roman" w:hAnsi="Times New Roman" w:cs="Times New Roman"/>
                <w:bCs/>
                <w:color w:val="000000"/>
                <w:sz w:val="28"/>
                <w:szCs w:val="28"/>
              </w:rPr>
              <w:br/>
              <w:t xml:space="preserve">1. Rage, Raider, Rattler, Razor, Reaper, </w:t>
            </w:r>
            <w:proofErr w:type="spellStart"/>
            <w:r w:rsidRPr="00252513">
              <w:rPr>
                <w:rFonts w:ascii="Times New Roman" w:eastAsia="Times New Roman" w:hAnsi="Times New Roman" w:cs="Times New Roman"/>
                <w:bCs/>
                <w:color w:val="000000"/>
                <w:sz w:val="28"/>
                <w:szCs w:val="28"/>
              </w:rPr>
              <w:t>Rictor</w:t>
            </w:r>
            <w:proofErr w:type="spellEnd"/>
            <w:r w:rsidRPr="00252513">
              <w:rPr>
                <w:rFonts w:ascii="Times New Roman" w:eastAsia="Times New Roman" w:hAnsi="Times New Roman" w:cs="Times New Roman"/>
                <w:bCs/>
                <w:color w:val="000000"/>
                <w:sz w:val="28"/>
                <w:szCs w:val="28"/>
              </w:rPr>
              <w:t xml:space="preserve"> and Rogue are sitting in a circle facing at </w:t>
            </w:r>
          </w:p>
          <w:p w:rsidR="00924208" w:rsidRDefault="00252513" w:rsidP="003E6232">
            <w:pPr>
              <w:spacing w:after="240" w:line="375" w:lineRule="atLeast"/>
              <w:rPr>
                <w:rFonts w:ascii="Times New Roman" w:eastAsia="Times New Roman" w:hAnsi="Times New Roman" w:cs="Times New Roman"/>
                <w:bCs/>
                <w:color w:val="000000"/>
                <w:sz w:val="28"/>
                <w:szCs w:val="28"/>
              </w:rPr>
            </w:pPr>
            <w:proofErr w:type="gramStart"/>
            <w:r w:rsidRPr="00252513">
              <w:rPr>
                <w:rFonts w:ascii="Times New Roman" w:eastAsia="Times New Roman" w:hAnsi="Times New Roman" w:cs="Times New Roman"/>
                <w:bCs/>
                <w:color w:val="000000"/>
                <w:sz w:val="28"/>
                <w:szCs w:val="28"/>
              </w:rPr>
              <w:t>the</w:t>
            </w:r>
            <w:proofErr w:type="gramEnd"/>
            <w:r w:rsidRPr="00252513">
              <w:rPr>
                <w:rFonts w:ascii="Times New Roman" w:eastAsia="Times New Roman" w:hAnsi="Times New Roman" w:cs="Times New Roman"/>
                <w:bCs/>
                <w:color w:val="000000"/>
                <w:sz w:val="28"/>
                <w:szCs w:val="28"/>
              </w:rPr>
              <w:t xml:space="preserve"> centre.</w:t>
            </w:r>
            <w:r w:rsidRPr="00252513">
              <w:rPr>
                <w:rFonts w:ascii="Times New Roman" w:eastAsia="Times New Roman" w:hAnsi="Times New Roman" w:cs="Times New Roman"/>
                <w:bCs/>
                <w:color w:val="000000"/>
                <w:sz w:val="28"/>
                <w:szCs w:val="28"/>
              </w:rPr>
              <w:br/>
              <w:t xml:space="preserve">2. Reaper is the </w:t>
            </w:r>
            <w:r w:rsidR="00924208" w:rsidRPr="00252513">
              <w:rPr>
                <w:rFonts w:ascii="Times New Roman" w:eastAsia="Times New Roman" w:hAnsi="Times New Roman" w:cs="Times New Roman"/>
                <w:bCs/>
                <w:color w:val="000000"/>
                <w:sz w:val="28"/>
                <w:szCs w:val="28"/>
              </w:rPr>
              <w:t>neighbor</w:t>
            </w:r>
            <w:r w:rsidRPr="00252513">
              <w:rPr>
                <w:rFonts w:ascii="Times New Roman" w:eastAsia="Times New Roman" w:hAnsi="Times New Roman" w:cs="Times New Roman"/>
                <w:bCs/>
                <w:color w:val="000000"/>
                <w:sz w:val="28"/>
                <w:szCs w:val="28"/>
              </w:rPr>
              <w:t xml:space="preserve"> Rage and Razor.</w:t>
            </w:r>
            <w:r w:rsidRPr="00252513">
              <w:rPr>
                <w:rFonts w:ascii="Times New Roman" w:eastAsia="Times New Roman" w:hAnsi="Times New Roman" w:cs="Times New Roman"/>
                <w:bCs/>
                <w:color w:val="000000"/>
                <w:sz w:val="28"/>
                <w:szCs w:val="28"/>
              </w:rPr>
              <w:br/>
              <w:t xml:space="preserve">3. Rogue is not between </w:t>
            </w:r>
            <w:proofErr w:type="spellStart"/>
            <w:r w:rsidRPr="00252513">
              <w:rPr>
                <w:rFonts w:ascii="Times New Roman" w:eastAsia="Times New Roman" w:hAnsi="Times New Roman" w:cs="Times New Roman"/>
                <w:bCs/>
                <w:color w:val="000000"/>
                <w:sz w:val="28"/>
                <w:szCs w:val="28"/>
              </w:rPr>
              <w:t>Rictor</w:t>
            </w:r>
            <w:proofErr w:type="spellEnd"/>
            <w:r w:rsidRPr="00252513">
              <w:rPr>
                <w:rFonts w:ascii="Times New Roman" w:eastAsia="Times New Roman" w:hAnsi="Times New Roman" w:cs="Times New Roman"/>
                <w:bCs/>
                <w:color w:val="000000"/>
                <w:sz w:val="28"/>
                <w:szCs w:val="28"/>
              </w:rPr>
              <w:t xml:space="preserve"> and Rattler.</w:t>
            </w:r>
            <w:r w:rsidRPr="00252513">
              <w:rPr>
                <w:rFonts w:ascii="Times New Roman" w:eastAsia="Times New Roman" w:hAnsi="Times New Roman" w:cs="Times New Roman"/>
                <w:bCs/>
                <w:color w:val="000000"/>
                <w:sz w:val="28"/>
                <w:szCs w:val="28"/>
              </w:rPr>
              <w:br/>
              <w:t xml:space="preserve">4. </w:t>
            </w:r>
            <w:proofErr w:type="spellStart"/>
            <w:r w:rsidRPr="00252513">
              <w:rPr>
                <w:rFonts w:ascii="Times New Roman" w:eastAsia="Times New Roman" w:hAnsi="Times New Roman" w:cs="Times New Roman"/>
                <w:bCs/>
                <w:color w:val="000000"/>
                <w:sz w:val="28"/>
                <w:szCs w:val="28"/>
              </w:rPr>
              <w:t>Rictor</w:t>
            </w:r>
            <w:proofErr w:type="spellEnd"/>
            <w:r w:rsidRPr="00252513">
              <w:rPr>
                <w:rFonts w:ascii="Times New Roman" w:eastAsia="Times New Roman" w:hAnsi="Times New Roman" w:cs="Times New Roman"/>
                <w:bCs/>
                <w:color w:val="000000"/>
                <w:sz w:val="28"/>
                <w:szCs w:val="28"/>
              </w:rPr>
              <w:t xml:space="preserve"> is to the immediate right of Rage.</w:t>
            </w:r>
          </w:p>
          <w:p w:rsidR="00924208" w:rsidRDefault="00741EA7" w:rsidP="003E6232">
            <w:pPr>
              <w:spacing w:after="240" w:line="375" w:lineRule="atLeast"/>
              <w:rPr>
                <w:rFonts w:ascii="Helvetica" w:hAnsi="Helvetica" w:cs="Helvetica"/>
                <w:b/>
                <w:bCs/>
                <w:color w:val="000000"/>
                <w:shd w:val="clear" w:color="auto" w:fill="FFFFFF"/>
              </w:rPr>
            </w:pPr>
            <w:r>
              <w:rPr>
                <w:rFonts w:ascii="Helvetica" w:hAnsi="Helvetica" w:cs="Helvetica"/>
                <w:b/>
                <w:bCs/>
                <w:color w:val="000000"/>
                <w:shd w:val="clear" w:color="auto" w:fill="FFFFFF"/>
              </w:rPr>
              <w:t xml:space="preserve">30). </w:t>
            </w:r>
            <w:r w:rsidR="00924208">
              <w:rPr>
                <w:rFonts w:ascii="Helvetica" w:hAnsi="Helvetica" w:cs="Helvetica"/>
                <w:b/>
                <w:bCs/>
                <w:color w:val="000000"/>
                <w:shd w:val="clear" w:color="auto" w:fill="FFFFFF"/>
              </w:rPr>
              <w:t xml:space="preserve">Which of the following persons are sitting adjacent to each other from left to right in the </w:t>
            </w:r>
          </w:p>
          <w:p w:rsidR="00252513" w:rsidRPr="00252513" w:rsidRDefault="00924208" w:rsidP="003E6232">
            <w:pPr>
              <w:spacing w:after="240" w:line="375" w:lineRule="atLeast"/>
              <w:rPr>
                <w:rFonts w:ascii="Times New Roman" w:eastAsia="Times New Roman" w:hAnsi="Times New Roman" w:cs="Times New Roman"/>
                <w:color w:val="000000"/>
                <w:sz w:val="28"/>
                <w:szCs w:val="28"/>
              </w:rPr>
            </w:pPr>
            <w:proofErr w:type="gramStart"/>
            <w:r>
              <w:rPr>
                <w:rFonts w:ascii="Helvetica" w:hAnsi="Helvetica" w:cs="Helvetica"/>
                <w:b/>
                <w:bCs/>
                <w:color w:val="000000"/>
                <w:shd w:val="clear" w:color="auto" w:fill="FFFFFF"/>
              </w:rPr>
              <w:t>order</w:t>
            </w:r>
            <w:proofErr w:type="gramEnd"/>
            <w:r>
              <w:rPr>
                <w:rFonts w:ascii="Helvetica" w:hAnsi="Helvetica" w:cs="Helvetica"/>
                <w:b/>
                <w:bCs/>
                <w:color w:val="000000"/>
                <w:shd w:val="clear" w:color="auto" w:fill="FFFFFF"/>
              </w:rPr>
              <w:t xml:space="preserve"> shown?</w:t>
            </w:r>
            <w:r w:rsidR="00252513" w:rsidRPr="00252513">
              <w:rPr>
                <w:rFonts w:ascii="Times New Roman" w:eastAsia="Times New Roman" w:hAnsi="Times New Roman" w:cs="Times New Roman"/>
                <w:bCs/>
                <w:color w:val="000000"/>
                <w:sz w:val="28"/>
                <w:szCs w:val="28"/>
              </w:rPr>
              <w:br/>
            </w:r>
            <w:r w:rsidR="00252513" w:rsidRPr="00252513">
              <w:rPr>
                <w:rFonts w:ascii="Times New Roman" w:eastAsia="Times New Roman" w:hAnsi="Times New Roman" w:cs="Times New Roman"/>
                <w:bCs/>
                <w:color w:val="000000"/>
                <w:sz w:val="28"/>
                <w:szCs w:val="28"/>
              </w:rPr>
              <w:br/>
            </w:r>
            <w:r w:rsidR="00252513" w:rsidRPr="00252513">
              <w:rPr>
                <w:rFonts w:ascii="Times New Roman" w:eastAsia="Times New Roman" w:hAnsi="Times New Roman" w:cs="Times New Roman"/>
                <w:bCs/>
                <w:color w:val="000000"/>
                <w:sz w:val="28"/>
                <w:szCs w:val="28"/>
              </w:rPr>
              <w:lastRenderedPageBreak/>
              <w:t>a.</w:t>
            </w:r>
            <w:r w:rsidR="00252513" w:rsidRPr="00252513">
              <w:rPr>
                <w:rFonts w:ascii="Times New Roman" w:eastAsia="Times New Roman" w:hAnsi="Times New Roman" w:cs="Times New Roman"/>
                <w:color w:val="000000"/>
                <w:sz w:val="28"/>
                <w:szCs w:val="28"/>
              </w:rPr>
              <w:t> Raider, Rogue, Rattler</w:t>
            </w:r>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b.</w:t>
            </w:r>
            <w:r w:rsidRPr="00252513">
              <w:rPr>
                <w:rFonts w:ascii="Times New Roman" w:eastAsia="Times New Roman" w:hAnsi="Times New Roman" w:cs="Times New Roman"/>
                <w:color w:val="000000"/>
                <w:sz w:val="28"/>
                <w:szCs w:val="28"/>
              </w:rPr>
              <w:t> </w:t>
            </w:r>
            <w:proofErr w:type="spellStart"/>
            <w:r w:rsidRPr="00252513">
              <w:rPr>
                <w:rFonts w:ascii="Times New Roman" w:eastAsia="Times New Roman" w:hAnsi="Times New Roman" w:cs="Times New Roman"/>
                <w:color w:val="000000"/>
                <w:sz w:val="28"/>
                <w:szCs w:val="28"/>
              </w:rPr>
              <w:t>Rictor</w:t>
            </w:r>
            <w:proofErr w:type="spellEnd"/>
            <w:r w:rsidRPr="00252513">
              <w:rPr>
                <w:rFonts w:ascii="Times New Roman" w:eastAsia="Times New Roman" w:hAnsi="Times New Roman" w:cs="Times New Roman"/>
                <w:color w:val="000000"/>
                <w:sz w:val="28"/>
                <w:szCs w:val="28"/>
              </w:rPr>
              <w:t>, Raider, Rattler</w:t>
            </w:r>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c.</w:t>
            </w:r>
            <w:r w:rsidRPr="00252513">
              <w:rPr>
                <w:rFonts w:ascii="Times New Roman" w:eastAsia="Times New Roman" w:hAnsi="Times New Roman" w:cs="Times New Roman"/>
                <w:color w:val="000000"/>
                <w:sz w:val="28"/>
                <w:szCs w:val="28"/>
              </w:rPr>
              <w:t> Rattler, Razor, Rogue</w:t>
            </w:r>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d.</w:t>
            </w:r>
            <w:r w:rsidRPr="00252513">
              <w:rPr>
                <w:rFonts w:ascii="Times New Roman" w:eastAsia="Times New Roman" w:hAnsi="Times New Roman" w:cs="Times New Roman"/>
                <w:color w:val="000000"/>
                <w:sz w:val="28"/>
                <w:szCs w:val="28"/>
              </w:rPr>
              <w:t> Reaper, Razor, Rogue</w:t>
            </w:r>
          </w:p>
          <w:tbl>
            <w:tblPr>
              <w:tblW w:w="11742" w:type="dxa"/>
              <w:tblCellMar>
                <w:left w:w="0" w:type="dxa"/>
                <w:right w:w="0" w:type="dxa"/>
              </w:tblCellMar>
              <w:tblLook w:val="04A0"/>
            </w:tblPr>
            <w:tblGrid>
              <w:gridCol w:w="11742"/>
            </w:tblGrid>
            <w:tr w:rsidR="00252513" w:rsidRPr="00252513">
              <w:tc>
                <w:tcPr>
                  <w:tcW w:w="0" w:type="auto"/>
                  <w:tcBorders>
                    <w:top w:val="nil"/>
                    <w:left w:val="nil"/>
                    <w:bottom w:val="nil"/>
                    <w:right w:val="nil"/>
                  </w:tcBorders>
                  <w:tcMar>
                    <w:top w:w="0" w:type="dxa"/>
                    <w:left w:w="0" w:type="dxa"/>
                    <w:bottom w:w="0" w:type="dxa"/>
                    <w:right w:w="150" w:type="dxa"/>
                  </w:tcMar>
                  <w:hideMark/>
                </w:tcPr>
                <w:p w:rsidR="00252513" w:rsidRPr="00252513" w:rsidRDefault="00252513" w:rsidP="00252513">
                  <w:pPr>
                    <w:spacing w:after="0" w:line="315" w:lineRule="atLeast"/>
                    <w:rPr>
                      <w:rFonts w:ascii="Times New Roman" w:eastAsia="Times New Roman" w:hAnsi="Times New Roman" w:cs="Times New Roman"/>
                      <w:color w:val="000000"/>
                      <w:sz w:val="28"/>
                      <w:szCs w:val="28"/>
                    </w:rPr>
                  </w:pPr>
                </w:p>
              </w:tc>
            </w:tr>
            <w:tr w:rsidR="00252513" w:rsidRPr="00252513">
              <w:tc>
                <w:tcPr>
                  <w:tcW w:w="0" w:type="auto"/>
                  <w:tcBorders>
                    <w:top w:val="nil"/>
                    <w:left w:val="nil"/>
                    <w:bottom w:val="nil"/>
                    <w:right w:val="nil"/>
                  </w:tcBorders>
                  <w:tcMar>
                    <w:top w:w="0" w:type="dxa"/>
                    <w:left w:w="0" w:type="dxa"/>
                    <w:bottom w:w="0" w:type="dxa"/>
                    <w:right w:w="150" w:type="dxa"/>
                  </w:tcMar>
                  <w:hideMark/>
                </w:tcPr>
                <w:p w:rsidR="00252513" w:rsidRPr="00252513" w:rsidRDefault="00252513" w:rsidP="00252513">
                  <w:pPr>
                    <w:spacing w:after="150" w:line="390" w:lineRule="atLeast"/>
                    <w:rPr>
                      <w:rFonts w:ascii="Times New Roman" w:eastAsia="Times New Roman" w:hAnsi="Times New Roman" w:cs="Times New Roman"/>
                      <w:color w:val="000000"/>
                      <w:sz w:val="28"/>
                      <w:szCs w:val="28"/>
                    </w:rPr>
                  </w:pPr>
                </w:p>
              </w:tc>
            </w:tr>
          </w:tbl>
          <w:p w:rsidR="00252513" w:rsidRPr="00252513" w:rsidRDefault="0001650C" w:rsidP="00252513">
            <w:pPr>
              <w:spacing w:after="150" w:line="375" w:lineRule="atLeast"/>
              <w:rPr>
                <w:rFonts w:ascii="Times New Roman" w:eastAsia="Times New Roman" w:hAnsi="Times New Roman" w:cs="Times New Roman"/>
                <w:color w:val="000000"/>
                <w:sz w:val="28"/>
                <w:szCs w:val="28"/>
              </w:rPr>
            </w:pPr>
            <w:r w:rsidRPr="0001650C">
              <w:rPr>
                <w:rFonts w:ascii="Times New Roman" w:eastAsia="Times New Roman" w:hAnsi="Times New Roman" w:cs="Times New Roman"/>
                <w:color w:val="000000"/>
                <w:sz w:val="28"/>
                <w:szCs w:val="28"/>
              </w:rPr>
              <w:pict>
                <v:rect id="_x0000_i1025" style="width:587.1pt;height:1.5pt" o:hrpct="0" o:hralign="center" o:hrstd="t" o:hr="t" fillcolor="#a0a0a0" stroked="f"/>
              </w:pict>
            </w:r>
          </w:p>
        </w:tc>
      </w:tr>
      <w:tr w:rsidR="00252513" w:rsidRPr="00252513" w:rsidTr="00252513">
        <w:tc>
          <w:tcPr>
            <w:tcW w:w="0" w:type="auto"/>
            <w:tcBorders>
              <w:top w:val="single" w:sz="2" w:space="0" w:color="F1F1F1"/>
              <w:left w:val="single" w:sz="2" w:space="0" w:color="F1F1F1"/>
              <w:bottom w:val="single" w:sz="2" w:space="0" w:color="F1F1F1"/>
              <w:right w:val="single" w:sz="2" w:space="0" w:color="F1F1F1"/>
            </w:tcBorders>
            <w:shd w:val="clear" w:color="auto" w:fill="FFFFFF"/>
            <w:hideMark/>
          </w:tcPr>
          <w:p w:rsidR="00252513" w:rsidRPr="00252513" w:rsidRDefault="00741EA7" w:rsidP="003E6232">
            <w:pPr>
              <w:spacing w:after="240" w:line="375" w:lineRule="atLeast"/>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 xml:space="preserve">31). </w:t>
            </w:r>
            <w:r w:rsidR="00252513" w:rsidRPr="00924208">
              <w:rPr>
                <w:rFonts w:ascii="Times New Roman" w:eastAsia="Times New Roman" w:hAnsi="Times New Roman" w:cs="Times New Roman"/>
                <w:b/>
                <w:bCs/>
                <w:color w:val="000000"/>
                <w:sz w:val="28"/>
                <w:szCs w:val="28"/>
              </w:rPr>
              <w:t>Who are the neighbors of Raider?</w:t>
            </w:r>
            <w:r w:rsidR="00252513" w:rsidRPr="00924208">
              <w:rPr>
                <w:rFonts w:ascii="Times New Roman" w:eastAsia="Times New Roman" w:hAnsi="Times New Roman" w:cs="Times New Roman"/>
                <w:b/>
                <w:color w:val="000000"/>
                <w:sz w:val="28"/>
                <w:szCs w:val="28"/>
              </w:rPr>
              <w:br/>
            </w:r>
            <w:r w:rsidR="00252513" w:rsidRPr="00252513">
              <w:rPr>
                <w:rFonts w:ascii="Times New Roman" w:eastAsia="Times New Roman" w:hAnsi="Times New Roman" w:cs="Times New Roman"/>
                <w:bCs/>
                <w:color w:val="000000"/>
                <w:sz w:val="28"/>
                <w:szCs w:val="28"/>
              </w:rPr>
              <w:t>a.</w:t>
            </w:r>
            <w:r w:rsidR="00252513" w:rsidRPr="00252513">
              <w:rPr>
                <w:rFonts w:ascii="Times New Roman" w:eastAsia="Times New Roman" w:hAnsi="Times New Roman" w:cs="Times New Roman"/>
                <w:color w:val="000000"/>
                <w:sz w:val="28"/>
                <w:szCs w:val="28"/>
              </w:rPr>
              <w:t> </w:t>
            </w:r>
            <w:proofErr w:type="spellStart"/>
            <w:r w:rsidR="00252513" w:rsidRPr="00252513">
              <w:rPr>
                <w:rFonts w:ascii="Times New Roman" w:eastAsia="Times New Roman" w:hAnsi="Times New Roman" w:cs="Times New Roman"/>
                <w:color w:val="000000"/>
                <w:sz w:val="28"/>
                <w:szCs w:val="28"/>
              </w:rPr>
              <w:t>Rictor</w:t>
            </w:r>
            <w:proofErr w:type="spellEnd"/>
            <w:r w:rsidR="00252513" w:rsidRPr="00252513">
              <w:rPr>
                <w:rFonts w:ascii="Times New Roman" w:eastAsia="Times New Roman" w:hAnsi="Times New Roman" w:cs="Times New Roman"/>
                <w:color w:val="000000"/>
                <w:sz w:val="28"/>
                <w:szCs w:val="28"/>
              </w:rPr>
              <w:t xml:space="preserve"> and Rattler</w:t>
            </w:r>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b.</w:t>
            </w:r>
            <w:r w:rsidRPr="00252513">
              <w:rPr>
                <w:rFonts w:ascii="Times New Roman" w:eastAsia="Times New Roman" w:hAnsi="Times New Roman" w:cs="Times New Roman"/>
                <w:color w:val="000000"/>
                <w:sz w:val="28"/>
                <w:szCs w:val="28"/>
              </w:rPr>
              <w:t xml:space="preserve"> Rage and </w:t>
            </w:r>
            <w:proofErr w:type="spellStart"/>
            <w:r w:rsidRPr="00252513">
              <w:rPr>
                <w:rFonts w:ascii="Times New Roman" w:eastAsia="Times New Roman" w:hAnsi="Times New Roman" w:cs="Times New Roman"/>
                <w:color w:val="000000"/>
                <w:sz w:val="28"/>
                <w:szCs w:val="28"/>
              </w:rPr>
              <w:t>Rictor</w:t>
            </w:r>
            <w:proofErr w:type="spellEnd"/>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c.</w:t>
            </w:r>
            <w:r w:rsidRPr="00252513">
              <w:rPr>
                <w:rFonts w:ascii="Times New Roman" w:eastAsia="Times New Roman" w:hAnsi="Times New Roman" w:cs="Times New Roman"/>
                <w:color w:val="000000"/>
                <w:sz w:val="28"/>
                <w:szCs w:val="28"/>
              </w:rPr>
              <w:t> Rattler and Razor</w:t>
            </w:r>
          </w:p>
          <w:p w:rsidR="00252513" w:rsidRPr="00252513" w:rsidRDefault="00252513" w:rsidP="00252513">
            <w:pPr>
              <w:spacing w:after="0" w:line="375" w:lineRule="atLeast"/>
              <w:rPr>
                <w:rFonts w:ascii="Times New Roman" w:eastAsia="Times New Roman" w:hAnsi="Times New Roman" w:cs="Times New Roman"/>
                <w:color w:val="000000"/>
                <w:sz w:val="28"/>
                <w:szCs w:val="28"/>
              </w:rPr>
            </w:pPr>
            <w:r w:rsidRPr="00252513">
              <w:rPr>
                <w:rFonts w:ascii="Times New Roman" w:eastAsia="Times New Roman" w:hAnsi="Times New Roman" w:cs="Times New Roman"/>
                <w:bCs/>
                <w:color w:val="000000"/>
                <w:sz w:val="28"/>
                <w:szCs w:val="28"/>
              </w:rPr>
              <w:t>d.</w:t>
            </w:r>
            <w:r w:rsidRPr="00252513">
              <w:rPr>
                <w:rFonts w:ascii="Times New Roman" w:eastAsia="Times New Roman" w:hAnsi="Times New Roman" w:cs="Times New Roman"/>
                <w:color w:val="000000"/>
                <w:sz w:val="28"/>
                <w:szCs w:val="28"/>
              </w:rPr>
              <w:t> Data inadequate</w:t>
            </w:r>
          </w:p>
          <w:tbl>
            <w:tblPr>
              <w:tblW w:w="11742" w:type="dxa"/>
              <w:tblCellMar>
                <w:left w:w="0" w:type="dxa"/>
                <w:right w:w="0" w:type="dxa"/>
              </w:tblCellMar>
              <w:tblLook w:val="04A0"/>
            </w:tblPr>
            <w:tblGrid>
              <w:gridCol w:w="11742"/>
            </w:tblGrid>
            <w:tr w:rsidR="00252513" w:rsidRPr="00252513">
              <w:tc>
                <w:tcPr>
                  <w:tcW w:w="0" w:type="auto"/>
                  <w:tcBorders>
                    <w:top w:val="nil"/>
                    <w:left w:val="nil"/>
                    <w:bottom w:val="nil"/>
                    <w:right w:val="nil"/>
                  </w:tcBorders>
                  <w:tcMar>
                    <w:top w:w="0" w:type="dxa"/>
                    <w:left w:w="0" w:type="dxa"/>
                    <w:bottom w:w="0" w:type="dxa"/>
                    <w:right w:w="150" w:type="dxa"/>
                  </w:tcMar>
                  <w:hideMark/>
                </w:tcPr>
                <w:p w:rsidR="00252513" w:rsidRPr="00252513" w:rsidRDefault="00252513" w:rsidP="00252513">
                  <w:pPr>
                    <w:spacing w:after="0" w:line="315" w:lineRule="atLeast"/>
                    <w:rPr>
                      <w:rFonts w:ascii="Times New Roman" w:eastAsia="Times New Roman" w:hAnsi="Times New Roman" w:cs="Times New Roman"/>
                      <w:color w:val="000000"/>
                      <w:sz w:val="28"/>
                      <w:szCs w:val="28"/>
                    </w:rPr>
                  </w:pPr>
                </w:p>
              </w:tc>
            </w:tr>
            <w:tr w:rsidR="00252513" w:rsidRPr="00252513">
              <w:tc>
                <w:tcPr>
                  <w:tcW w:w="0" w:type="auto"/>
                  <w:tcBorders>
                    <w:top w:val="nil"/>
                    <w:left w:val="nil"/>
                    <w:bottom w:val="nil"/>
                    <w:right w:val="nil"/>
                  </w:tcBorders>
                  <w:tcMar>
                    <w:top w:w="0" w:type="dxa"/>
                    <w:left w:w="0" w:type="dxa"/>
                    <w:bottom w:w="0" w:type="dxa"/>
                    <w:right w:w="150" w:type="dxa"/>
                  </w:tcMar>
                  <w:hideMark/>
                </w:tcPr>
                <w:p w:rsidR="00252513" w:rsidRPr="00252513" w:rsidRDefault="00252513" w:rsidP="00252513">
                  <w:pPr>
                    <w:spacing w:after="150" w:line="390" w:lineRule="atLeast"/>
                    <w:rPr>
                      <w:rFonts w:ascii="Times New Roman" w:eastAsia="Times New Roman" w:hAnsi="Times New Roman" w:cs="Times New Roman"/>
                      <w:color w:val="000000"/>
                      <w:sz w:val="28"/>
                      <w:szCs w:val="28"/>
                    </w:rPr>
                  </w:pPr>
                </w:p>
              </w:tc>
            </w:tr>
          </w:tbl>
          <w:p w:rsidR="00252513" w:rsidRPr="00252513" w:rsidRDefault="00252513" w:rsidP="00252513">
            <w:pPr>
              <w:spacing w:after="0" w:line="375" w:lineRule="atLeast"/>
              <w:rPr>
                <w:rFonts w:ascii="Times New Roman" w:eastAsia="Times New Roman" w:hAnsi="Times New Roman" w:cs="Times New Roman"/>
                <w:color w:val="000000"/>
                <w:sz w:val="28"/>
                <w:szCs w:val="28"/>
              </w:rPr>
            </w:pPr>
          </w:p>
        </w:tc>
      </w:tr>
    </w:tbl>
    <w:p w:rsidR="00252513" w:rsidRPr="004E6089" w:rsidRDefault="00252513" w:rsidP="00252513">
      <w:pPr>
        <w:shd w:val="clear" w:color="auto" w:fill="FFFFFF"/>
        <w:spacing w:after="0" w:line="340" w:lineRule="atLeast"/>
        <w:rPr>
          <w:ins w:id="11" w:author="Unknown"/>
          <w:rFonts w:ascii="Times New Roman" w:eastAsia="Times New Roman" w:hAnsi="Times New Roman" w:cs="Times New Roman"/>
          <w:color w:val="000000"/>
          <w:sz w:val="28"/>
          <w:szCs w:val="28"/>
        </w:rPr>
      </w:pPr>
    </w:p>
    <w:p w:rsidR="003E6232" w:rsidRPr="003E6232" w:rsidRDefault="00741EA7" w:rsidP="003E6232">
      <w:pP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shd w:val="clear" w:color="auto" w:fill="FFFFFF"/>
        </w:rPr>
        <w:t xml:space="preserve">32). </w:t>
      </w:r>
      <w:proofErr w:type="gramStart"/>
      <w:r w:rsidR="003E6232" w:rsidRPr="00924208">
        <w:rPr>
          <w:rFonts w:ascii="Times New Roman" w:eastAsia="Times New Roman" w:hAnsi="Times New Roman" w:cs="Times New Roman"/>
          <w:b/>
          <w:bCs/>
          <w:color w:val="000000"/>
          <w:sz w:val="28"/>
          <w:szCs w:val="28"/>
          <w:shd w:val="clear" w:color="auto" w:fill="FFFFFF"/>
        </w:rPr>
        <w:t>What</w:t>
      </w:r>
      <w:proofErr w:type="gramEnd"/>
      <w:r w:rsidR="003E6232" w:rsidRPr="00924208">
        <w:rPr>
          <w:rFonts w:ascii="Times New Roman" w:eastAsia="Times New Roman" w:hAnsi="Times New Roman" w:cs="Times New Roman"/>
          <w:b/>
          <w:bCs/>
          <w:color w:val="000000"/>
          <w:sz w:val="28"/>
          <w:szCs w:val="28"/>
          <w:shd w:val="clear" w:color="auto" w:fill="FFFFFF"/>
        </w:rPr>
        <w:t xml:space="preserve"> is the position of Rattler?</w:t>
      </w:r>
      <w:r w:rsidR="003E6232" w:rsidRPr="004E6089">
        <w:rPr>
          <w:rFonts w:ascii="Times New Roman" w:eastAsia="Times New Roman" w:hAnsi="Times New Roman" w:cs="Times New Roman"/>
          <w:color w:val="000000"/>
          <w:sz w:val="28"/>
          <w:szCs w:val="28"/>
        </w:rPr>
        <w:br/>
      </w:r>
      <w:r w:rsidR="003E6232" w:rsidRPr="003E6232">
        <w:rPr>
          <w:rFonts w:ascii="Times New Roman" w:eastAsia="Times New Roman" w:hAnsi="Times New Roman" w:cs="Times New Roman"/>
          <w:bCs/>
          <w:color w:val="000000"/>
          <w:sz w:val="28"/>
          <w:szCs w:val="28"/>
        </w:rPr>
        <w:t>a.</w:t>
      </w:r>
      <w:r w:rsidR="003E6232" w:rsidRPr="003E6232">
        <w:rPr>
          <w:rFonts w:ascii="Times New Roman" w:eastAsia="Times New Roman" w:hAnsi="Times New Roman" w:cs="Times New Roman"/>
          <w:color w:val="000000"/>
          <w:sz w:val="28"/>
          <w:szCs w:val="28"/>
        </w:rPr>
        <w:t> Third to the left of Reaper</w:t>
      </w:r>
    </w:p>
    <w:p w:rsidR="003E6232" w:rsidRPr="003E6232" w:rsidRDefault="003E6232" w:rsidP="003E6232">
      <w:pPr>
        <w:shd w:val="clear" w:color="auto" w:fill="FFFFFF"/>
        <w:spacing w:after="0" w:line="240" w:lineRule="auto"/>
        <w:rPr>
          <w:rFonts w:ascii="Times New Roman" w:eastAsia="Times New Roman" w:hAnsi="Times New Roman" w:cs="Times New Roman"/>
          <w:color w:val="000000"/>
          <w:sz w:val="28"/>
          <w:szCs w:val="28"/>
        </w:rPr>
      </w:pPr>
      <w:proofErr w:type="gramStart"/>
      <w:r w:rsidRPr="003E6232">
        <w:rPr>
          <w:rFonts w:ascii="Times New Roman" w:eastAsia="Times New Roman" w:hAnsi="Times New Roman" w:cs="Times New Roman"/>
          <w:bCs/>
          <w:color w:val="000000"/>
          <w:sz w:val="28"/>
          <w:szCs w:val="28"/>
        </w:rPr>
        <w:t>b</w:t>
      </w:r>
      <w:proofErr w:type="gramEnd"/>
      <w:r w:rsidRPr="003E6232">
        <w:rPr>
          <w:rFonts w:ascii="Times New Roman" w:eastAsia="Times New Roman" w:hAnsi="Times New Roman" w:cs="Times New Roman"/>
          <w:bCs/>
          <w:color w:val="000000"/>
          <w:sz w:val="28"/>
          <w:szCs w:val="28"/>
        </w:rPr>
        <w:t>.</w:t>
      </w:r>
      <w:r w:rsidRPr="003E6232">
        <w:rPr>
          <w:rFonts w:ascii="Times New Roman" w:eastAsia="Times New Roman" w:hAnsi="Times New Roman" w:cs="Times New Roman"/>
          <w:color w:val="000000"/>
          <w:sz w:val="28"/>
          <w:szCs w:val="28"/>
        </w:rPr>
        <w:t> To the immediate left of Rage</w:t>
      </w:r>
    </w:p>
    <w:p w:rsidR="003E6232" w:rsidRPr="003E6232" w:rsidRDefault="003E6232" w:rsidP="003E6232">
      <w:pPr>
        <w:shd w:val="clear" w:color="auto" w:fill="FFFFFF"/>
        <w:spacing w:after="0" w:line="240" w:lineRule="auto"/>
        <w:rPr>
          <w:rFonts w:ascii="Times New Roman" w:eastAsia="Times New Roman" w:hAnsi="Times New Roman" w:cs="Times New Roman"/>
          <w:color w:val="000000"/>
          <w:sz w:val="28"/>
          <w:szCs w:val="28"/>
        </w:rPr>
      </w:pPr>
      <w:r w:rsidRPr="003E6232">
        <w:rPr>
          <w:rFonts w:ascii="Times New Roman" w:eastAsia="Times New Roman" w:hAnsi="Times New Roman" w:cs="Times New Roman"/>
          <w:bCs/>
          <w:color w:val="000000"/>
          <w:sz w:val="28"/>
          <w:szCs w:val="28"/>
        </w:rPr>
        <w:t>c.</w:t>
      </w:r>
      <w:r w:rsidRPr="003E6232">
        <w:rPr>
          <w:rFonts w:ascii="Times New Roman" w:eastAsia="Times New Roman" w:hAnsi="Times New Roman" w:cs="Times New Roman"/>
          <w:color w:val="000000"/>
          <w:sz w:val="28"/>
          <w:szCs w:val="28"/>
        </w:rPr>
        <w:t xml:space="preserve"> Second to the right of </w:t>
      </w:r>
      <w:proofErr w:type="spellStart"/>
      <w:r w:rsidRPr="003E6232">
        <w:rPr>
          <w:rFonts w:ascii="Times New Roman" w:eastAsia="Times New Roman" w:hAnsi="Times New Roman" w:cs="Times New Roman"/>
          <w:color w:val="000000"/>
          <w:sz w:val="28"/>
          <w:szCs w:val="28"/>
        </w:rPr>
        <w:t>Rictor</w:t>
      </w:r>
      <w:proofErr w:type="spellEnd"/>
    </w:p>
    <w:p w:rsidR="003E6232" w:rsidRPr="003E6232" w:rsidRDefault="003E6232" w:rsidP="003E6232">
      <w:pPr>
        <w:shd w:val="clear" w:color="auto" w:fill="FFFFFF"/>
        <w:spacing w:after="0" w:line="240" w:lineRule="auto"/>
        <w:rPr>
          <w:rFonts w:ascii="Times New Roman" w:eastAsia="Times New Roman" w:hAnsi="Times New Roman" w:cs="Times New Roman"/>
          <w:color w:val="000000"/>
          <w:sz w:val="28"/>
          <w:szCs w:val="28"/>
        </w:rPr>
      </w:pPr>
      <w:r w:rsidRPr="003E6232">
        <w:rPr>
          <w:rFonts w:ascii="Times New Roman" w:eastAsia="Times New Roman" w:hAnsi="Times New Roman" w:cs="Times New Roman"/>
          <w:bCs/>
          <w:color w:val="000000"/>
          <w:sz w:val="28"/>
          <w:szCs w:val="28"/>
        </w:rPr>
        <w:t>d.</w:t>
      </w:r>
      <w:r w:rsidRPr="003E6232">
        <w:rPr>
          <w:rFonts w:ascii="Times New Roman" w:eastAsia="Times New Roman" w:hAnsi="Times New Roman" w:cs="Times New Roman"/>
          <w:color w:val="000000"/>
          <w:sz w:val="28"/>
          <w:szCs w:val="28"/>
        </w:rPr>
        <w:t> Immediate left of Raider</w:t>
      </w:r>
    </w:p>
    <w:tbl>
      <w:tblPr>
        <w:tblW w:w="11742" w:type="dxa"/>
        <w:shd w:val="clear" w:color="auto" w:fill="FFFFFF"/>
        <w:tblCellMar>
          <w:left w:w="0" w:type="dxa"/>
          <w:right w:w="0" w:type="dxa"/>
        </w:tblCellMar>
        <w:tblLook w:val="04A0"/>
      </w:tblPr>
      <w:tblGrid>
        <w:gridCol w:w="11742"/>
      </w:tblGrid>
      <w:tr w:rsidR="003E6232" w:rsidRPr="003E6232" w:rsidTr="003E6232">
        <w:tc>
          <w:tcPr>
            <w:tcW w:w="0" w:type="auto"/>
            <w:tcBorders>
              <w:top w:val="nil"/>
              <w:left w:val="nil"/>
              <w:bottom w:val="nil"/>
              <w:right w:val="nil"/>
            </w:tcBorders>
            <w:shd w:val="clear" w:color="auto" w:fill="FFFFFF"/>
            <w:tcMar>
              <w:top w:w="0" w:type="dxa"/>
              <w:left w:w="0" w:type="dxa"/>
              <w:bottom w:w="0" w:type="dxa"/>
              <w:right w:w="150" w:type="dxa"/>
            </w:tcMar>
            <w:hideMark/>
          </w:tcPr>
          <w:p w:rsidR="003E6232" w:rsidRPr="003E6232" w:rsidRDefault="003E6232" w:rsidP="003E6232">
            <w:pPr>
              <w:spacing w:after="0" w:line="315" w:lineRule="atLeast"/>
              <w:rPr>
                <w:rFonts w:ascii="Times New Roman" w:eastAsia="Times New Roman" w:hAnsi="Times New Roman" w:cs="Times New Roman"/>
                <w:color w:val="000000"/>
                <w:sz w:val="28"/>
                <w:szCs w:val="28"/>
              </w:rPr>
            </w:pPr>
            <w:r w:rsidRPr="003E6232">
              <w:rPr>
                <w:rFonts w:ascii="Times New Roman" w:eastAsia="Times New Roman" w:hAnsi="Times New Roman" w:cs="Times New Roman"/>
                <w:color w:val="000000"/>
                <w:sz w:val="28"/>
                <w:szCs w:val="28"/>
              </w:rPr>
              <w:t> </w:t>
            </w:r>
          </w:p>
        </w:tc>
      </w:tr>
    </w:tbl>
    <w:p w:rsidR="005B2DFE" w:rsidRPr="004E6089" w:rsidRDefault="005B2DFE">
      <w:pPr>
        <w:rPr>
          <w:rFonts w:ascii="Times New Roman" w:hAnsi="Times New Roman" w:cs="Times New Roman"/>
          <w:sz w:val="28"/>
          <w:szCs w:val="28"/>
        </w:rPr>
      </w:pPr>
    </w:p>
    <w:sectPr w:rsidR="005B2DFE" w:rsidRPr="004E6089" w:rsidSect="005B2DF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265B86"/>
    <w:multiLevelType w:val="multilevel"/>
    <w:tmpl w:val="0002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2513"/>
    <w:rsid w:val="0001650C"/>
    <w:rsid w:val="001B6AE3"/>
    <w:rsid w:val="00252513"/>
    <w:rsid w:val="00260F29"/>
    <w:rsid w:val="003757DC"/>
    <w:rsid w:val="003E6232"/>
    <w:rsid w:val="004E6089"/>
    <w:rsid w:val="005B2DFE"/>
    <w:rsid w:val="00622654"/>
    <w:rsid w:val="00675D76"/>
    <w:rsid w:val="00741EA7"/>
    <w:rsid w:val="008F5CA6"/>
    <w:rsid w:val="00924208"/>
    <w:rsid w:val="009C1F0B"/>
    <w:rsid w:val="00E26517"/>
    <w:rsid w:val="00F914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5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2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513"/>
    <w:rPr>
      <w:rFonts w:ascii="Tahoma" w:hAnsi="Tahoma" w:cs="Tahoma"/>
      <w:sz w:val="16"/>
      <w:szCs w:val="16"/>
    </w:rPr>
  </w:style>
  <w:style w:type="character" w:styleId="Hyperlink">
    <w:name w:val="Hyperlink"/>
    <w:basedOn w:val="DefaultParagraphFont"/>
    <w:uiPriority w:val="99"/>
    <w:semiHidden/>
    <w:unhideWhenUsed/>
    <w:rsid w:val="00252513"/>
    <w:rPr>
      <w:color w:val="0000FF"/>
      <w:u w:val="single"/>
    </w:rPr>
  </w:style>
  <w:style w:type="paragraph" w:styleId="NormalWeb">
    <w:name w:val="Normal (Web)"/>
    <w:basedOn w:val="Normal"/>
    <w:uiPriority w:val="99"/>
    <w:unhideWhenUsed/>
    <w:rsid w:val="002525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2513"/>
    <w:rPr>
      <w:b/>
      <w:bCs/>
    </w:rPr>
  </w:style>
</w:styles>
</file>

<file path=word/webSettings.xml><?xml version="1.0" encoding="utf-8"?>
<w:webSettings xmlns:r="http://schemas.openxmlformats.org/officeDocument/2006/relationships" xmlns:w="http://schemas.openxmlformats.org/wordprocessingml/2006/main">
  <w:divs>
    <w:div w:id="409666664">
      <w:bodyDiv w:val="1"/>
      <w:marLeft w:val="0"/>
      <w:marRight w:val="0"/>
      <w:marTop w:val="0"/>
      <w:marBottom w:val="0"/>
      <w:divBdr>
        <w:top w:val="none" w:sz="0" w:space="0" w:color="auto"/>
        <w:left w:val="none" w:sz="0" w:space="0" w:color="auto"/>
        <w:bottom w:val="none" w:sz="0" w:space="0" w:color="auto"/>
        <w:right w:val="none" w:sz="0" w:space="0" w:color="auto"/>
      </w:divBdr>
      <w:divsChild>
        <w:div w:id="2091198337">
          <w:marLeft w:val="0"/>
          <w:marRight w:val="0"/>
          <w:marTop w:val="0"/>
          <w:marBottom w:val="0"/>
          <w:divBdr>
            <w:top w:val="none" w:sz="0" w:space="0" w:color="auto"/>
            <w:left w:val="none" w:sz="0" w:space="0" w:color="auto"/>
            <w:bottom w:val="none" w:sz="0" w:space="0" w:color="auto"/>
            <w:right w:val="none" w:sz="0" w:space="0" w:color="auto"/>
          </w:divBdr>
        </w:div>
        <w:div w:id="647174054">
          <w:marLeft w:val="0"/>
          <w:marRight w:val="0"/>
          <w:marTop w:val="0"/>
          <w:marBottom w:val="0"/>
          <w:divBdr>
            <w:top w:val="none" w:sz="0" w:space="0" w:color="auto"/>
            <w:left w:val="none" w:sz="0" w:space="0" w:color="auto"/>
            <w:bottom w:val="none" w:sz="0" w:space="0" w:color="auto"/>
            <w:right w:val="none" w:sz="0" w:space="0" w:color="auto"/>
          </w:divBdr>
        </w:div>
        <w:div w:id="1290088350">
          <w:marLeft w:val="0"/>
          <w:marRight w:val="0"/>
          <w:marTop w:val="0"/>
          <w:marBottom w:val="0"/>
          <w:divBdr>
            <w:top w:val="none" w:sz="0" w:space="0" w:color="auto"/>
            <w:left w:val="none" w:sz="0" w:space="0" w:color="auto"/>
            <w:bottom w:val="none" w:sz="0" w:space="0" w:color="auto"/>
            <w:right w:val="none" w:sz="0" w:space="0" w:color="auto"/>
          </w:divBdr>
        </w:div>
        <w:div w:id="1503351341">
          <w:marLeft w:val="0"/>
          <w:marRight w:val="0"/>
          <w:marTop w:val="0"/>
          <w:marBottom w:val="0"/>
          <w:divBdr>
            <w:top w:val="none" w:sz="0" w:space="0" w:color="auto"/>
            <w:left w:val="none" w:sz="0" w:space="0" w:color="auto"/>
            <w:bottom w:val="none" w:sz="0" w:space="0" w:color="auto"/>
            <w:right w:val="none" w:sz="0" w:space="0" w:color="auto"/>
          </w:divBdr>
        </w:div>
        <w:div w:id="588272141">
          <w:marLeft w:val="0"/>
          <w:marRight w:val="0"/>
          <w:marTop w:val="0"/>
          <w:marBottom w:val="150"/>
          <w:divBdr>
            <w:top w:val="single" w:sz="6" w:space="0" w:color="006699"/>
            <w:left w:val="single" w:sz="6" w:space="8" w:color="006699"/>
            <w:bottom w:val="single" w:sz="6" w:space="0" w:color="006699"/>
            <w:right w:val="single" w:sz="6" w:space="8" w:color="006699"/>
          </w:divBdr>
        </w:div>
        <w:div w:id="1549952252">
          <w:marLeft w:val="0"/>
          <w:marRight w:val="0"/>
          <w:marTop w:val="0"/>
          <w:marBottom w:val="0"/>
          <w:divBdr>
            <w:top w:val="none" w:sz="0" w:space="0" w:color="auto"/>
            <w:left w:val="none" w:sz="0" w:space="0" w:color="auto"/>
            <w:bottom w:val="none" w:sz="0" w:space="0" w:color="auto"/>
            <w:right w:val="none" w:sz="0" w:space="0" w:color="auto"/>
          </w:divBdr>
        </w:div>
        <w:div w:id="754858228">
          <w:marLeft w:val="0"/>
          <w:marRight w:val="0"/>
          <w:marTop w:val="0"/>
          <w:marBottom w:val="0"/>
          <w:divBdr>
            <w:top w:val="none" w:sz="0" w:space="0" w:color="auto"/>
            <w:left w:val="none" w:sz="0" w:space="0" w:color="auto"/>
            <w:bottom w:val="none" w:sz="0" w:space="0" w:color="auto"/>
            <w:right w:val="none" w:sz="0" w:space="0" w:color="auto"/>
          </w:divBdr>
        </w:div>
        <w:div w:id="301933123">
          <w:marLeft w:val="0"/>
          <w:marRight w:val="0"/>
          <w:marTop w:val="0"/>
          <w:marBottom w:val="0"/>
          <w:divBdr>
            <w:top w:val="none" w:sz="0" w:space="0" w:color="auto"/>
            <w:left w:val="none" w:sz="0" w:space="0" w:color="auto"/>
            <w:bottom w:val="none" w:sz="0" w:space="0" w:color="auto"/>
            <w:right w:val="none" w:sz="0" w:space="0" w:color="auto"/>
          </w:divBdr>
        </w:div>
        <w:div w:id="2084135260">
          <w:marLeft w:val="0"/>
          <w:marRight w:val="0"/>
          <w:marTop w:val="0"/>
          <w:marBottom w:val="0"/>
          <w:divBdr>
            <w:top w:val="none" w:sz="0" w:space="0" w:color="auto"/>
            <w:left w:val="none" w:sz="0" w:space="0" w:color="auto"/>
            <w:bottom w:val="none" w:sz="0" w:space="0" w:color="auto"/>
            <w:right w:val="none" w:sz="0" w:space="0" w:color="auto"/>
          </w:divBdr>
        </w:div>
        <w:div w:id="885526596">
          <w:marLeft w:val="0"/>
          <w:marRight w:val="0"/>
          <w:marTop w:val="0"/>
          <w:marBottom w:val="150"/>
          <w:divBdr>
            <w:top w:val="single" w:sz="6" w:space="0" w:color="006699"/>
            <w:left w:val="single" w:sz="6" w:space="8" w:color="006699"/>
            <w:bottom w:val="single" w:sz="6" w:space="0" w:color="006699"/>
            <w:right w:val="single" w:sz="6" w:space="8" w:color="006699"/>
          </w:divBdr>
        </w:div>
      </w:divsChild>
    </w:div>
    <w:div w:id="1829242842">
      <w:bodyDiv w:val="1"/>
      <w:marLeft w:val="0"/>
      <w:marRight w:val="0"/>
      <w:marTop w:val="0"/>
      <w:marBottom w:val="0"/>
      <w:divBdr>
        <w:top w:val="none" w:sz="0" w:space="0" w:color="auto"/>
        <w:left w:val="none" w:sz="0" w:space="0" w:color="auto"/>
        <w:bottom w:val="none" w:sz="0" w:space="0" w:color="auto"/>
        <w:right w:val="none" w:sz="0" w:space="0" w:color="auto"/>
      </w:divBdr>
      <w:divsChild>
        <w:div w:id="2089036319">
          <w:marLeft w:val="0"/>
          <w:marRight w:val="0"/>
          <w:marTop w:val="0"/>
          <w:marBottom w:val="150"/>
          <w:divBdr>
            <w:top w:val="single" w:sz="6" w:space="0" w:color="006699"/>
            <w:left w:val="single" w:sz="6" w:space="8" w:color="006699"/>
            <w:bottom w:val="single" w:sz="6" w:space="0" w:color="006699"/>
            <w:right w:val="single" w:sz="6" w:space="8" w:color="006699"/>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7221D-2C90-4749-BB41-BD4DE433C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Abhishek</cp:lastModifiedBy>
  <cp:revision>9</cp:revision>
  <dcterms:created xsi:type="dcterms:W3CDTF">2023-09-09T03:25:00Z</dcterms:created>
  <dcterms:modified xsi:type="dcterms:W3CDTF">2023-09-12T03:43:00Z</dcterms:modified>
</cp:coreProperties>
</file>